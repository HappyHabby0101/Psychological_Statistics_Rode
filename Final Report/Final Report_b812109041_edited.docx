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4F8D6" w14:textId="77777777" w:rsidR="00FD5F30" w:rsidRPr="00F2353D" w:rsidRDefault="00FD5F30" w:rsidP="00FD5F30">
      <w:pPr>
        <w:widowControl/>
        <w:jc w:val="center"/>
        <w:rPr>
          <w:rFonts w:ascii="Times New Roman" w:hAnsi="Times New Roman" w:cs="Times New Roman"/>
          <w:b/>
          <w:bCs/>
          <w:sz w:val="48"/>
          <w:szCs w:val="48"/>
          <w:shd w:val="clear" w:color="auto" w:fill="FFFFFF"/>
        </w:rPr>
      </w:pPr>
      <w:r w:rsidRPr="00F2353D">
        <w:rPr>
          <w:rFonts w:ascii="Times New Roman" w:hAnsi="Times New Roman" w:cs="Times New Roman"/>
          <w:b/>
          <w:bCs/>
          <w:sz w:val="48"/>
          <w:szCs w:val="48"/>
          <w:shd w:val="clear" w:color="auto" w:fill="FFFFFF"/>
        </w:rPr>
        <w:t>Statistical Report</w:t>
      </w:r>
    </w:p>
    <w:p w14:paraId="15AC2EE7" w14:textId="77777777" w:rsidR="00FD5F30" w:rsidRPr="00F2353D" w:rsidRDefault="00FD5F30" w:rsidP="00FD5F30">
      <w:pPr>
        <w:widowControl/>
        <w:jc w:val="right"/>
        <w:rPr>
          <w:rFonts w:ascii="Times New Roman" w:hAnsi="Times New Roman" w:cs="Times New Roman"/>
          <w:shd w:val="clear" w:color="auto" w:fill="FFFFFF"/>
        </w:rPr>
      </w:pPr>
      <w:r w:rsidRPr="00F2353D">
        <w:rPr>
          <w:rFonts w:ascii="Times New Roman" w:hAnsi="Times New Roman" w:cs="Times New Roman" w:hint="eastAsia"/>
          <w:shd w:val="clear" w:color="auto" w:fill="FFFFFF"/>
        </w:rPr>
        <w:t>B812109041 Isaac Lee</w:t>
      </w:r>
    </w:p>
    <w:p w14:paraId="7FA44549" w14:textId="77777777" w:rsidR="00FD5F30" w:rsidRDefault="00FD5F30" w:rsidP="00FD5F30">
      <w:pPr>
        <w:pStyle w:val="ListParagraph"/>
        <w:widowControl/>
        <w:numPr>
          <w:ilvl w:val="0"/>
          <w:numId w:val="3"/>
        </w:numPr>
        <w:spacing w:line="240" w:lineRule="auto"/>
        <w:rPr>
          <w:rFonts w:ascii="Times New Roman" w:hAnsi="Times New Roman" w:cs="Times New Roman"/>
          <w:b/>
          <w:bCs/>
        </w:rPr>
      </w:pPr>
      <w:r w:rsidRPr="00FD5F30">
        <w:rPr>
          <w:rFonts w:ascii="Times New Roman" w:hAnsi="Times New Roman" w:cs="Times New Roman"/>
          <w:b/>
          <w:bCs/>
        </w:rPr>
        <w:t>Background introduction</w:t>
      </w:r>
    </w:p>
    <w:p w14:paraId="2F063EE8" w14:textId="5B4EEF25" w:rsidR="00FD5F30" w:rsidRDefault="00EE0446" w:rsidP="00465E40">
      <w:pPr>
        <w:pStyle w:val="ListParagraph"/>
        <w:spacing w:after="0" w:line="240" w:lineRule="auto"/>
        <w:ind w:left="480"/>
        <w:jc w:val="both"/>
        <w:rPr>
          <w:rFonts w:ascii="Times New Roman" w:eastAsia="DFKai-SB" w:hAnsi="Times New Roman" w:cs="Times New Roman"/>
          <w:bCs/>
        </w:rPr>
      </w:pPr>
      <w:r w:rsidRPr="00EE0446">
        <w:rPr>
          <w:rFonts w:ascii="Times New Roman" w:eastAsia="DFKai-SB" w:hAnsi="Times New Roman" w:cs="Times New Roman"/>
          <w:bCs/>
        </w:rPr>
        <w:t xml:space="preserve">The inspiration for this experiment </w:t>
      </w:r>
      <w:del w:id="0" w:author="Changwei Wu 吳昌衛" w:date="2024-06-12T10:12:00Z">
        <w:r w:rsidRPr="00EE0446" w:rsidDel="006855A2">
          <w:rPr>
            <w:rFonts w:ascii="Times New Roman" w:eastAsia="DFKai-SB" w:hAnsi="Times New Roman" w:cs="Times New Roman"/>
            <w:bCs/>
          </w:rPr>
          <w:delText xml:space="preserve">comes </w:delText>
        </w:r>
      </w:del>
      <w:ins w:id="1" w:author="Changwei Wu 吳昌衛" w:date="2024-06-12T10:12:00Z">
        <w:r w:rsidR="006855A2">
          <w:rPr>
            <w:rFonts w:ascii="Times New Roman" w:eastAsia="DFKai-SB" w:hAnsi="Times New Roman" w:cs="Times New Roman"/>
            <w:bCs/>
          </w:rPr>
          <w:t>came</w:t>
        </w:r>
        <w:r w:rsidR="006855A2" w:rsidRPr="00EE0446">
          <w:rPr>
            <w:rFonts w:ascii="Times New Roman" w:eastAsia="DFKai-SB" w:hAnsi="Times New Roman" w:cs="Times New Roman"/>
            <w:bCs/>
          </w:rPr>
          <w:t xml:space="preserve"> </w:t>
        </w:r>
      </w:ins>
      <w:r w:rsidRPr="00EE0446">
        <w:rPr>
          <w:rFonts w:ascii="Times New Roman" w:eastAsia="DFKai-SB" w:hAnsi="Times New Roman" w:cs="Times New Roman"/>
          <w:bCs/>
        </w:rPr>
        <w:t xml:space="preserve">from the common habit of </w:t>
      </w:r>
      <w:del w:id="2" w:author="Changwei Wu 吳昌衛" w:date="2024-06-12T10:13:00Z">
        <w:r w:rsidRPr="00EE0446" w:rsidDel="006855A2">
          <w:rPr>
            <w:rFonts w:ascii="Times New Roman" w:eastAsia="DFKai-SB" w:hAnsi="Times New Roman" w:cs="Times New Roman"/>
            <w:bCs/>
          </w:rPr>
          <w:delText xml:space="preserve">many people </w:delText>
        </w:r>
      </w:del>
      <w:r w:rsidRPr="00EE0446">
        <w:rPr>
          <w:rFonts w:ascii="Times New Roman" w:eastAsia="DFKai-SB" w:hAnsi="Times New Roman" w:cs="Times New Roman"/>
          <w:bCs/>
        </w:rPr>
        <w:t xml:space="preserve">listening to music while working or studying. </w:t>
      </w:r>
      <w:commentRangeStart w:id="3"/>
      <w:r w:rsidRPr="00EE0446">
        <w:rPr>
          <w:rFonts w:ascii="Times New Roman" w:eastAsia="DFKai-SB" w:hAnsi="Times New Roman" w:cs="Times New Roman"/>
          <w:bCs/>
        </w:rPr>
        <w:t>Previous experiments have indicated that certain types of music stimuli can enhance memory performance</w:t>
      </w:r>
      <w:commentRangeEnd w:id="3"/>
      <w:r w:rsidR="00CA6740">
        <w:rPr>
          <w:rStyle w:val="CommentReference"/>
        </w:rPr>
        <w:commentReference w:id="3"/>
      </w:r>
      <w:r w:rsidRPr="00EE0446">
        <w:rPr>
          <w:rFonts w:ascii="Times New Roman" w:eastAsia="DFKai-SB" w:hAnsi="Times New Roman" w:cs="Times New Roman"/>
          <w:bCs/>
        </w:rPr>
        <w:t xml:space="preserve">. For example, the Mozart effect suggests that listening to Mozart's Piano Sonata K448 can enhance spatial reasoning </w:t>
      </w:r>
      <w:r w:rsidR="003F3F6A" w:rsidRPr="00EE0446">
        <w:rPr>
          <w:rFonts w:ascii="Times New Roman" w:eastAsia="DFKai-SB" w:hAnsi="Times New Roman" w:cs="Times New Roman"/>
          <w:bCs/>
        </w:rPr>
        <w:t>abilities</w:t>
      </w:r>
      <w:r w:rsidR="003F3F6A">
        <w:rPr>
          <w:rFonts w:ascii="Times New Roman" w:eastAsia="DFKai-SB" w:hAnsi="Times New Roman" w:cs="Times New Roman"/>
          <w:bCs/>
        </w:rPr>
        <w:t xml:space="preserve"> [</w:t>
      </w:r>
      <w:r>
        <w:rPr>
          <w:rFonts w:ascii="Times New Roman" w:eastAsia="DFKai-SB" w:hAnsi="Times New Roman" w:cs="Times New Roman" w:hint="eastAsia"/>
          <w:bCs/>
        </w:rPr>
        <w:t>1]</w:t>
      </w:r>
      <w:r w:rsidRPr="00EE0446">
        <w:rPr>
          <w:rFonts w:ascii="Times New Roman" w:eastAsia="DFKai-SB" w:hAnsi="Times New Roman" w:cs="Times New Roman"/>
          <w:bCs/>
        </w:rPr>
        <w:t xml:space="preserve">. Therefore, this experiment aims to explore whether other types of music </w:t>
      </w:r>
      <w:commentRangeStart w:id="4"/>
      <w:r w:rsidRPr="00EE0446">
        <w:rPr>
          <w:rFonts w:ascii="Times New Roman" w:eastAsia="DFKai-SB" w:hAnsi="Times New Roman" w:cs="Times New Roman"/>
          <w:bCs/>
        </w:rPr>
        <w:t xml:space="preserve">can achieve similar effects </w:t>
      </w:r>
      <w:commentRangeEnd w:id="4"/>
      <w:r w:rsidR="00B63896">
        <w:rPr>
          <w:rStyle w:val="CommentReference"/>
        </w:rPr>
        <w:commentReference w:id="4"/>
      </w:r>
      <w:del w:id="5" w:author="Changwei Wu 吳昌衛" w:date="2024-06-12T10:24:00Z">
        <w:r w:rsidRPr="00EE0446" w:rsidDel="00B63896">
          <w:rPr>
            <w:rFonts w:ascii="Times New Roman" w:eastAsia="DFKai-SB" w:hAnsi="Times New Roman" w:cs="Times New Roman"/>
            <w:bCs/>
          </w:rPr>
          <w:delText xml:space="preserve">or </w:delText>
        </w:r>
      </w:del>
      <w:ins w:id="6" w:author="Changwei Wu 吳昌衛" w:date="2024-06-12T10:24:00Z">
        <w:r w:rsidR="00B63896">
          <w:rPr>
            <w:rFonts w:ascii="Times New Roman" w:eastAsia="DFKai-SB" w:hAnsi="Times New Roman" w:cs="Times New Roman"/>
            <w:bCs/>
          </w:rPr>
          <w:t>and</w:t>
        </w:r>
        <w:r w:rsidR="00B63896" w:rsidRPr="00EE0446">
          <w:rPr>
            <w:rFonts w:ascii="Times New Roman" w:eastAsia="DFKai-SB" w:hAnsi="Times New Roman" w:cs="Times New Roman"/>
            <w:bCs/>
          </w:rPr>
          <w:t xml:space="preserve"> </w:t>
        </w:r>
      </w:ins>
      <w:r w:rsidRPr="00EE0446">
        <w:rPr>
          <w:rFonts w:ascii="Times New Roman" w:eastAsia="DFKai-SB" w:hAnsi="Times New Roman" w:cs="Times New Roman"/>
          <w:bCs/>
        </w:rPr>
        <w:t>decrease memory performance. Through two indicators, namely brainwave spectral energy and memory test scores, the experiment aims to investigate the impact of different types of music stimuli on memory performance. Furthermore, the goal is to identify music that can effectively enhance or decrease memory performance and apply the results to people's daily lives as a simple way to improve work efficiency.</w:t>
      </w:r>
    </w:p>
    <w:p w14:paraId="16EFE210" w14:textId="77777777" w:rsidR="003F3F6A" w:rsidRPr="00EE0446" w:rsidRDefault="003F3F6A" w:rsidP="00465E40">
      <w:pPr>
        <w:pStyle w:val="ListParagraph"/>
        <w:spacing w:after="0" w:line="240" w:lineRule="auto"/>
        <w:ind w:left="480"/>
        <w:jc w:val="both"/>
        <w:rPr>
          <w:rFonts w:ascii="Times New Roman" w:eastAsia="DFKai-SB" w:hAnsi="Times New Roman" w:cs="Times New Roman"/>
          <w:bCs/>
        </w:rPr>
      </w:pPr>
    </w:p>
    <w:p w14:paraId="55707E0C" w14:textId="77777777" w:rsidR="00D912A3" w:rsidRDefault="00FD5F30" w:rsidP="00D912A3">
      <w:pPr>
        <w:pStyle w:val="ListParagraph"/>
        <w:widowControl/>
        <w:numPr>
          <w:ilvl w:val="0"/>
          <w:numId w:val="3"/>
        </w:numPr>
        <w:rPr>
          <w:rFonts w:ascii="Times New Roman" w:hAnsi="Times New Roman" w:cs="Times New Roman"/>
          <w:b/>
          <w:bCs/>
        </w:rPr>
      </w:pPr>
      <w:commentRangeStart w:id="7"/>
      <w:r w:rsidRPr="00FD5F30">
        <w:rPr>
          <w:rFonts w:ascii="Times New Roman" w:hAnsi="Times New Roman" w:cs="Times New Roman"/>
          <w:b/>
          <w:bCs/>
        </w:rPr>
        <w:t>Brief method description</w:t>
      </w:r>
      <w:commentRangeEnd w:id="7"/>
      <w:r w:rsidR="00B63896">
        <w:rPr>
          <w:rStyle w:val="CommentReference"/>
        </w:rPr>
        <w:commentReference w:id="7"/>
      </w:r>
    </w:p>
    <w:p w14:paraId="7A88A7D7" w14:textId="70572E20" w:rsidR="003F3F6A" w:rsidRPr="003F3F6A" w:rsidRDefault="003F3F6A" w:rsidP="003F3F6A">
      <w:pPr>
        <w:pStyle w:val="ListParagraph"/>
        <w:widowControl/>
        <w:numPr>
          <w:ilvl w:val="1"/>
          <w:numId w:val="5"/>
        </w:numPr>
        <w:rPr>
          <w:rFonts w:ascii="Times New Roman" w:hAnsi="Times New Roman" w:cs="Times New Roman"/>
          <w:b/>
          <w:bCs/>
        </w:rPr>
      </w:pPr>
      <w:r w:rsidRPr="003F3F6A">
        <w:rPr>
          <w:rFonts w:ascii="Times New Roman" w:eastAsia="DFKai-SB" w:hAnsi="Times New Roman" w:cs="Times New Roman"/>
          <w:bCs/>
        </w:rPr>
        <w:t>Experimental Procedure</w:t>
      </w:r>
    </w:p>
    <w:p w14:paraId="5D7A83EB" w14:textId="7EBEE092" w:rsidR="00D912A3" w:rsidRDefault="003F3F6A" w:rsidP="00F2353D">
      <w:pPr>
        <w:pStyle w:val="ListParagraph"/>
        <w:widowControl/>
        <w:spacing w:line="240" w:lineRule="auto"/>
        <w:ind w:left="1047"/>
        <w:jc w:val="both"/>
        <w:rPr>
          <w:rFonts w:ascii="DFKai-SB" w:eastAsia="DFKai-SB" w:hAnsi="DFKai-SB"/>
          <w:bCs/>
        </w:rPr>
      </w:pPr>
      <w:r w:rsidRPr="003F3F6A">
        <w:rPr>
          <w:rFonts w:ascii="Times New Roman" w:eastAsia="DFKai-SB" w:hAnsi="Times New Roman" w:cs="Times New Roman"/>
          <w:bCs/>
        </w:rPr>
        <w:t xml:space="preserve">The experiment consists of two parts: music stimulus and </w:t>
      </w:r>
      <w:commentRangeStart w:id="8"/>
      <w:r w:rsidRPr="003F3F6A">
        <w:rPr>
          <w:rFonts w:ascii="Times New Roman" w:eastAsia="DFKai-SB" w:hAnsi="Times New Roman" w:cs="Times New Roman"/>
          <w:bCs/>
        </w:rPr>
        <w:t>memory test</w:t>
      </w:r>
      <w:commentRangeEnd w:id="8"/>
      <w:r w:rsidR="00B52792">
        <w:rPr>
          <w:rStyle w:val="CommentReference"/>
        </w:rPr>
        <w:commentReference w:id="8"/>
      </w:r>
      <w:r w:rsidRPr="003F3F6A">
        <w:rPr>
          <w:rFonts w:ascii="Times New Roman" w:eastAsia="DFKai-SB" w:hAnsi="Times New Roman" w:cs="Times New Roman"/>
          <w:bCs/>
        </w:rPr>
        <w:t xml:space="preserve">. Each trial </w:t>
      </w:r>
      <w:del w:id="9" w:author="Changwei Wu 吳昌衛" w:date="2024-06-12T10:25:00Z">
        <w:r w:rsidRPr="003F3F6A" w:rsidDel="00B63896">
          <w:rPr>
            <w:rFonts w:ascii="Times New Roman" w:eastAsia="DFKai-SB" w:hAnsi="Times New Roman" w:cs="Times New Roman"/>
            <w:bCs/>
          </w:rPr>
          <w:delText xml:space="preserve">involves </w:delText>
        </w:r>
      </w:del>
      <w:ins w:id="10" w:author="Changwei Wu 吳昌衛" w:date="2024-06-12T10:25:00Z">
        <w:r w:rsidR="00B63896" w:rsidRPr="003F3F6A">
          <w:rPr>
            <w:rFonts w:ascii="Times New Roman" w:eastAsia="DFKai-SB" w:hAnsi="Times New Roman" w:cs="Times New Roman"/>
            <w:bCs/>
          </w:rPr>
          <w:t>involve</w:t>
        </w:r>
        <w:r w:rsidR="00B63896">
          <w:rPr>
            <w:rFonts w:ascii="Times New Roman" w:eastAsia="DFKai-SB" w:hAnsi="Times New Roman" w:cs="Times New Roman"/>
            <w:bCs/>
          </w:rPr>
          <w:t>d</w:t>
        </w:r>
        <w:r w:rsidR="00B63896"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three types of music stimuli, and the duration of each experiment </w:t>
      </w:r>
      <w:del w:id="11" w:author="Changwei Wu 吳昌衛" w:date="2024-06-12T10:25:00Z">
        <w:r w:rsidRPr="003F3F6A" w:rsidDel="00B63896">
          <w:rPr>
            <w:rFonts w:ascii="Times New Roman" w:eastAsia="DFKai-SB" w:hAnsi="Times New Roman" w:cs="Times New Roman"/>
            <w:bCs/>
          </w:rPr>
          <w:delText xml:space="preserve">is </w:delText>
        </w:r>
      </w:del>
      <w:ins w:id="12" w:author="Changwei Wu 吳昌衛" w:date="2024-06-12T10:25:00Z">
        <w:r w:rsidR="00B63896">
          <w:rPr>
            <w:rFonts w:ascii="Times New Roman" w:eastAsia="DFKai-SB" w:hAnsi="Times New Roman" w:cs="Times New Roman"/>
            <w:bCs/>
          </w:rPr>
          <w:t>was</w:t>
        </w:r>
        <w:r w:rsidR="00B63896"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90 minutes. The experimental procedure is illustrated in the diagram below. At the beginning of each trial, the participant's relaxed brainwaves are measured, followed by a pre-test of memory. Subsequently, the participant </w:t>
      </w:r>
      <w:del w:id="13" w:author="Changwei Wu 吳昌衛" w:date="2024-06-12T10:25:00Z">
        <w:r w:rsidRPr="003F3F6A" w:rsidDel="00B63896">
          <w:rPr>
            <w:rFonts w:ascii="Times New Roman" w:eastAsia="DFKai-SB" w:hAnsi="Times New Roman" w:cs="Times New Roman"/>
            <w:bCs/>
          </w:rPr>
          <w:delText xml:space="preserve">undergoes </w:delText>
        </w:r>
      </w:del>
      <w:ins w:id="14" w:author="Changwei Wu 吳昌衛" w:date="2024-06-12T10:25:00Z">
        <w:r w:rsidR="00B63896" w:rsidRPr="003F3F6A">
          <w:rPr>
            <w:rFonts w:ascii="Times New Roman" w:eastAsia="DFKai-SB" w:hAnsi="Times New Roman" w:cs="Times New Roman"/>
            <w:bCs/>
          </w:rPr>
          <w:t>under</w:t>
        </w:r>
        <w:r w:rsidR="00B63896">
          <w:rPr>
            <w:rFonts w:ascii="Times New Roman" w:eastAsia="DFKai-SB" w:hAnsi="Times New Roman" w:cs="Times New Roman"/>
            <w:bCs/>
          </w:rPr>
          <w:t>went</w:t>
        </w:r>
        <w:r w:rsidR="00B63896"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music stimulation while in a relaxed state, and their brainwave data during music listening </w:t>
      </w:r>
      <w:del w:id="15" w:author="Changwei Wu 吳昌衛" w:date="2024-06-16T15:30:00Z">
        <w:r w:rsidRPr="003F3F6A" w:rsidDel="00CA6740">
          <w:rPr>
            <w:rFonts w:ascii="Times New Roman" w:eastAsia="DFKai-SB" w:hAnsi="Times New Roman" w:cs="Times New Roman"/>
            <w:bCs/>
          </w:rPr>
          <w:delText xml:space="preserve">are </w:delText>
        </w:r>
      </w:del>
      <w:ins w:id="16" w:author="Changwei Wu 吳昌衛" w:date="2024-06-16T15:30:00Z">
        <w:r w:rsidR="00CA6740">
          <w:rPr>
            <w:rFonts w:ascii="Times New Roman" w:eastAsia="DFKai-SB" w:hAnsi="Times New Roman" w:cs="Times New Roman"/>
            <w:bCs/>
          </w:rPr>
          <w:t>were</w:t>
        </w:r>
        <w:r w:rsidR="00CA6740"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recorded. After the stimulation, the participant undergoes a post-test of memory. This sequence </w:t>
      </w:r>
      <w:del w:id="17" w:author="Changwei Wu 吳昌衛" w:date="2024-06-16T15:31:00Z">
        <w:r w:rsidRPr="003F3F6A" w:rsidDel="00CA6740">
          <w:rPr>
            <w:rFonts w:ascii="Times New Roman" w:eastAsia="DFKai-SB" w:hAnsi="Times New Roman" w:cs="Times New Roman"/>
            <w:bCs/>
          </w:rPr>
          <w:delText xml:space="preserve">is </w:delText>
        </w:r>
      </w:del>
      <w:ins w:id="18" w:author="Changwei Wu 吳昌衛" w:date="2024-06-16T15:31:00Z">
        <w:r w:rsidR="00CA6740">
          <w:rPr>
            <w:rFonts w:ascii="Times New Roman" w:eastAsia="DFKai-SB" w:hAnsi="Times New Roman" w:cs="Times New Roman"/>
            <w:bCs/>
          </w:rPr>
          <w:t>was</w:t>
        </w:r>
        <w:r w:rsidR="00CA6740"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repeated for three different types of music stimuli, with the order of music stimuli being randomized. Corresponding memory test scores </w:t>
      </w:r>
      <w:del w:id="19" w:author="Changwei Wu 吳昌衛" w:date="2024-06-16T15:38:00Z">
        <w:r w:rsidRPr="003F3F6A" w:rsidDel="00B52792">
          <w:rPr>
            <w:rFonts w:ascii="Times New Roman" w:eastAsia="DFKai-SB" w:hAnsi="Times New Roman" w:cs="Times New Roman"/>
            <w:bCs/>
          </w:rPr>
          <w:delText xml:space="preserve">are </w:delText>
        </w:r>
      </w:del>
      <w:ins w:id="20" w:author="Changwei Wu 吳昌衛" w:date="2024-06-16T15:38:00Z">
        <w:r w:rsidR="00B52792">
          <w:rPr>
            <w:rFonts w:ascii="Times New Roman" w:eastAsia="DFKai-SB" w:hAnsi="Times New Roman" w:cs="Times New Roman"/>
            <w:bCs/>
          </w:rPr>
          <w:t>were</w:t>
        </w:r>
        <w:r w:rsidR="00B52792"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obtained for each stimulus. The order of music stimuli </w:t>
      </w:r>
      <w:del w:id="21" w:author="Changwei Wu 吳昌衛" w:date="2024-06-16T15:38:00Z">
        <w:r w:rsidRPr="003F3F6A" w:rsidDel="00B52792">
          <w:rPr>
            <w:rFonts w:ascii="Times New Roman" w:eastAsia="DFKai-SB" w:hAnsi="Times New Roman" w:cs="Times New Roman"/>
            <w:bCs/>
          </w:rPr>
          <w:delText xml:space="preserve">is </w:delText>
        </w:r>
      </w:del>
      <w:ins w:id="22" w:author="Changwei Wu 吳昌衛" w:date="2024-06-16T15:38:00Z">
        <w:r w:rsidR="00B52792">
          <w:rPr>
            <w:rFonts w:ascii="Times New Roman" w:eastAsia="DFKai-SB" w:hAnsi="Times New Roman" w:cs="Times New Roman"/>
            <w:bCs/>
          </w:rPr>
          <w:t>was</w:t>
        </w:r>
        <w:r w:rsidR="00B52792" w:rsidRPr="003F3F6A">
          <w:rPr>
            <w:rFonts w:ascii="Times New Roman" w:eastAsia="DFKai-SB" w:hAnsi="Times New Roman" w:cs="Times New Roman"/>
            <w:bCs/>
          </w:rPr>
          <w:t xml:space="preserve"> </w:t>
        </w:r>
      </w:ins>
      <w:r w:rsidRPr="003F3F6A">
        <w:rPr>
          <w:rFonts w:ascii="Times New Roman" w:eastAsia="DFKai-SB" w:hAnsi="Times New Roman" w:cs="Times New Roman"/>
          <w:bCs/>
        </w:rPr>
        <w:t xml:space="preserve">randomized, and </w:t>
      </w:r>
      <w:commentRangeStart w:id="23"/>
      <w:r w:rsidRPr="003F3F6A">
        <w:rPr>
          <w:rFonts w:ascii="Times New Roman" w:eastAsia="DFKai-SB" w:hAnsi="Times New Roman" w:cs="Times New Roman"/>
          <w:bCs/>
        </w:rPr>
        <w:t xml:space="preserve">there </w:t>
      </w:r>
      <w:del w:id="24" w:author="Changwei Wu 吳昌衛" w:date="2024-06-16T15:38:00Z">
        <w:r w:rsidRPr="003F3F6A" w:rsidDel="00B52792">
          <w:rPr>
            <w:rFonts w:ascii="Times New Roman" w:eastAsia="DFKai-SB" w:hAnsi="Times New Roman" w:cs="Times New Roman"/>
            <w:bCs/>
          </w:rPr>
          <w:delText xml:space="preserve">is </w:delText>
        </w:r>
      </w:del>
      <w:ins w:id="25" w:author="Changwei Wu 吳昌衛" w:date="2024-06-16T15:38:00Z">
        <w:r w:rsidR="00B52792">
          <w:rPr>
            <w:rFonts w:ascii="Times New Roman" w:eastAsia="DFKai-SB" w:hAnsi="Times New Roman" w:cs="Times New Roman"/>
            <w:bCs/>
          </w:rPr>
          <w:t>was</w:t>
        </w:r>
        <w:r w:rsidR="00B52792" w:rsidRPr="003F3F6A">
          <w:rPr>
            <w:rFonts w:ascii="Times New Roman" w:eastAsia="DFKai-SB" w:hAnsi="Times New Roman" w:cs="Times New Roman"/>
            <w:bCs/>
          </w:rPr>
          <w:t xml:space="preserve"> </w:t>
        </w:r>
      </w:ins>
      <w:r w:rsidRPr="003F3F6A">
        <w:rPr>
          <w:rFonts w:ascii="Times New Roman" w:eastAsia="DFKai-SB" w:hAnsi="Times New Roman" w:cs="Times New Roman"/>
          <w:bCs/>
        </w:rPr>
        <w:t>a three-minute break before and after each memory test to avoid interference.</w:t>
      </w:r>
      <w:r w:rsidR="00FD5F30" w:rsidRPr="002F30F8">
        <w:rPr>
          <w:rFonts w:ascii="DFKai-SB" w:eastAsia="DFKai-SB" w:hAnsi="DFKai-SB" w:hint="eastAsia"/>
          <w:bCs/>
        </w:rPr>
        <w:t xml:space="preserve"> </w:t>
      </w:r>
      <w:commentRangeEnd w:id="23"/>
      <w:r w:rsidR="00B52792">
        <w:rPr>
          <w:rStyle w:val="CommentReference"/>
        </w:rPr>
        <w:commentReference w:id="23"/>
      </w:r>
    </w:p>
    <w:p w14:paraId="32304990" w14:textId="77777777" w:rsidR="00A01EA6" w:rsidRPr="003F3F6A" w:rsidRDefault="00A01EA6" w:rsidP="00A01EA6">
      <w:pPr>
        <w:pStyle w:val="ListParagraph"/>
        <w:widowControl/>
        <w:spacing w:line="240" w:lineRule="auto"/>
        <w:ind w:left="1047"/>
        <w:jc w:val="both"/>
        <w:rPr>
          <w:rFonts w:ascii="Times New Roman" w:hAnsi="Times New Roman" w:cs="Times New Roman"/>
          <w:b/>
          <w:bCs/>
        </w:rPr>
      </w:pPr>
    </w:p>
    <w:p w14:paraId="7EFC1A55" w14:textId="0C1E9FAC" w:rsidR="005E0CC0" w:rsidRPr="005E0CC0" w:rsidRDefault="005E0CC0" w:rsidP="005E0CC0">
      <w:pPr>
        <w:pStyle w:val="ListParagraph"/>
        <w:widowControl/>
        <w:numPr>
          <w:ilvl w:val="0"/>
          <w:numId w:val="5"/>
        </w:numPr>
        <w:spacing w:line="240" w:lineRule="auto"/>
        <w:jc w:val="both"/>
        <w:rPr>
          <w:rFonts w:ascii="Times New Roman" w:hAnsi="Times New Roman" w:cs="Times New Roman"/>
        </w:rPr>
      </w:pPr>
      <w:r w:rsidRPr="005E0CC0">
        <w:rPr>
          <w:rFonts w:ascii="Times New Roman" w:hAnsi="Times New Roman" w:cs="Times New Roman"/>
        </w:rPr>
        <w:t>Evaluation of Memory Scores</w:t>
      </w:r>
    </w:p>
    <w:p w14:paraId="7E12F060" w14:textId="5957988A" w:rsidR="005E0CC0" w:rsidRPr="005E0CC0" w:rsidRDefault="005E0CC0" w:rsidP="005E0CC0">
      <w:pPr>
        <w:pStyle w:val="ListParagraph"/>
        <w:widowControl/>
        <w:spacing w:line="240" w:lineRule="auto"/>
        <w:ind w:left="1047"/>
        <w:jc w:val="both"/>
        <w:rPr>
          <w:rFonts w:ascii="Times New Roman" w:hAnsi="Times New Roman" w:cs="Times New Roman"/>
        </w:rPr>
      </w:pPr>
      <w:r w:rsidRPr="005E0CC0">
        <w:rPr>
          <w:rFonts w:ascii="Times New Roman" w:hAnsi="Times New Roman" w:cs="Times New Roman"/>
        </w:rPr>
        <w:t xml:space="preserve">This report aims to statistically analyze the memory scores obtained by 20 participants in the memory test. The scores can be divided into four conditions: </w:t>
      </w:r>
      <w:r w:rsidRPr="00B52792">
        <w:rPr>
          <w:rFonts w:ascii="Times New Roman" w:hAnsi="Times New Roman" w:cs="Times New Roman"/>
          <w:b/>
          <w:bCs/>
          <w:rPrChange w:id="26" w:author="Changwei Wu 吳昌衛" w:date="2024-06-16T15:40:00Z">
            <w:rPr>
              <w:rFonts w:ascii="Times New Roman" w:hAnsi="Times New Roman" w:cs="Times New Roman"/>
            </w:rPr>
          </w:rPrChange>
        </w:rPr>
        <w:t>relaxed</w:t>
      </w:r>
      <w:r w:rsidRPr="005E0CC0">
        <w:rPr>
          <w:rFonts w:ascii="Times New Roman" w:hAnsi="Times New Roman" w:cs="Times New Roman"/>
        </w:rPr>
        <w:t xml:space="preserve"> state (</w:t>
      </w:r>
      <w:proofErr w:type="spellStart"/>
      <w:r w:rsidRPr="005E0CC0">
        <w:rPr>
          <w:rFonts w:ascii="Times New Roman" w:hAnsi="Times New Roman" w:cs="Times New Roman"/>
        </w:rPr>
        <w:t>F_total</w:t>
      </w:r>
      <w:proofErr w:type="spellEnd"/>
      <w:r w:rsidRPr="005E0CC0">
        <w:rPr>
          <w:rFonts w:ascii="Times New Roman" w:hAnsi="Times New Roman" w:cs="Times New Roman"/>
        </w:rPr>
        <w:t xml:space="preserve">), </w:t>
      </w:r>
      <w:r w:rsidRPr="00B52792">
        <w:rPr>
          <w:rFonts w:ascii="Times New Roman" w:hAnsi="Times New Roman" w:cs="Times New Roman"/>
          <w:b/>
          <w:bCs/>
          <w:rPrChange w:id="27" w:author="Changwei Wu 吳昌衛" w:date="2024-06-16T15:40:00Z">
            <w:rPr>
              <w:rFonts w:ascii="Times New Roman" w:hAnsi="Times New Roman" w:cs="Times New Roman"/>
            </w:rPr>
          </w:rPrChange>
        </w:rPr>
        <w:t>classical</w:t>
      </w:r>
      <w:r w:rsidRPr="005E0CC0">
        <w:rPr>
          <w:rFonts w:ascii="Times New Roman" w:hAnsi="Times New Roman" w:cs="Times New Roman"/>
        </w:rPr>
        <w:t xml:space="preserve"> music (</w:t>
      </w:r>
      <w:proofErr w:type="spellStart"/>
      <w:r w:rsidRPr="005E0CC0">
        <w:rPr>
          <w:rFonts w:ascii="Times New Roman" w:hAnsi="Times New Roman" w:cs="Times New Roman"/>
        </w:rPr>
        <w:t>C_total</w:t>
      </w:r>
      <w:proofErr w:type="spellEnd"/>
      <w:r w:rsidRPr="005E0CC0">
        <w:rPr>
          <w:rFonts w:ascii="Times New Roman" w:hAnsi="Times New Roman" w:cs="Times New Roman"/>
        </w:rPr>
        <w:t xml:space="preserve">), </w:t>
      </w:r>
      <w:r w:rsidRPr="00B52792">
        <w:rPr>
          <w:rFonts w:ascii="Times New Roman" w:hAnsi="Times New Roman" w:cs="Times New Roman"/>
          <w:b/>
          <w:bCs/>
          <w:rPrChange w:id="28" w:author="Changwei Wu 吳昌衛" w:date="2024-06-16T15:40:00Z">
            <w:rPr>
              <w:rFonts w:ascii="Times New Roman" w:hAnsi="Times New Roman" w:cs="Times New Roman"/>
            </w:rPr>
          </w:rPrChange>
        </w:rPr>
        <w:t>electronic</w:t>
      </w:r>
      <w:r w:rsidRPr="005E0CC0">
        <w:rPr>
          <w:rFonts w:ascii="Times New Roman" w:hAnsi="Times New Roman" w:cs="Times New Roman"/>
        </w:rPr>
        <w:t xml:space="preserve"> music (</w:t>
      </w:r>
      <w:proofErr w:type="spellStart"/>
      <w:r w:rsidRPr="005E0CC0">
        <w:rPr>
          <w:rFonts w:ascii="Times New Roman" w:hAnsi="Times New Roman" w:cs="Times New Roman"/>
        </w:rPr>
        <w:t>E_total</w:t>
      </w:r>
      <w:proofErr w:type="spellEnd"/>
      <w:r w:rsidRPr="005E0CC0">
        <w:rPr>
          <w:rFonts w:ascii="Times New Roman" w:hAnsi="Times New Roman" w:cs="Times New Roman"/>
        </w:rPr>
        <w:t xml:space="preserve">), and </w:t>
      </w:r>
      <w:r w:rsidRPr="00B52792">
        <w:rPr>
          <w:rFonts w:ascii="Times New Roman" w:hAnsi="Times New Roman" w:cs="Times New Roman"/>
          <w:b/>
          <w:bCs/>
          <w:rPrChange w:id="29" w:author="Changwei Wu 吳昌衛" w:date="2024-06-16T15:40:00Z">
            <w:rPr>
              <w:rFonts w:ascii="Times New Roman" w:hAnsi="Times New Roman" w:cs="Times New Roman"/>
            </w:rPr>
          </w:rPrChange>
        </w:rPr>
        <w:t>metal</w:t>
      </w:r>
      <w:r w:rsidRPr="005E0CC0">
        <w:rPr>
          <w:rFonts w:ascii="Times New Roman" w:hAnsi="Times New Roman" w:cs="Times New Roman"/>
        </w:rPr>
        <w:t xml:space="preserve"> music (</w:t>
      </w:r>
      <w:proofErr w:type="spellStart"/>
      <w:r w:rsidRPr="005E0CC0">
        <w:rPr>
          <w:rFonts w:ascii="Times New Roman" w:hAnsi="Times New Roman" w:cs="Times New Roman"/>
        </w:rPr>
        <w:t>M_total</w:t>
      </w:r>
      <w:proofErr w:type="spellEnd"/>
      <w:r w:rsidRPr="005E0CC0">
        <w:rPr>
          <w:rFonts w:ascii="Times New Roman" w:hAnsi="Times New Roman" w:cs="Times New Roman"/>
        </w:rPr>
        <w:t xml:space="preserve">). The scores in the relaxed state </w:t>
      </w:r>
      <w:r w:rsidRPr="005E0CC0">
        <w:rPr>
          <w:rFonts w:ascii="Times New Roman" w:hAnsi="Times New Roman" w:cs="Times New Roman"/>
        </w:rPr>
        <w:lastRenderedPageBreak/>
        <w:t xml:space="preserve">serve as the baseline. The experiment seeks to investigate two </w:t>
      </w:r>
      <w:commentRangeStart w:id="30"/>
      <w:proofErr w:type="gramStart"/>
      <w:r w:rsidRPr="005E0CC0">
        <w:rPr>
          <w:rFonts w:ascii="Times New Roman" w:hAnsi="Times New Roman" w:cs="Times New Roman"/>
        </w:rPr>
        <w:t>main</w:t>
      </w:r>
      <w:proofErr w:type="gramEnd"/>
      <w:r w:rsidRPr="005E0CC0">
        <w:rPr>
          <w:rFonts w:ascii="Times New Roman" w:hAnsi="Times New Roman" w:cs="Times New Roman"/>
        </w:rPr>
        <w:t xml:space="preserve"> </w:t>
      </w:r>
      <w:del w:id="31" w:author="Changwei Wu 吳昌衛" w:date="2024-06-16T15:41:00Z">
        <w:r w:rsidRPr="005E0CC0" w:rsidDel="00B52792">
          <w:rPr>
            <w:rFonts w:ascii="Times New Roman" w:hAnsi="Times New Roman" w:cs="Times New Roman"/>
          </w:rPr>
          <w:delText>themes</w:delText>
        </w:r>
      </w:del>
      <w:ins w:id="32" w:author="Changwei Wu 吳昌衛" w:date="2024-06-16T15:41:00Z">
        <w:r w:rsidR="00B52792">
          <w:rPr>
            <w:rFonts w:ascii="Times New Roman" w:hAnsi="Times New Roman" w:cs="Times New Roman"/>
          </w:rPr>
          <w:t>hypotheses</w:t>
        </w:r>
      </w:ins>
      <w:r w:rsidRPr="005E0CC0">
        <w:rPr>
          <w:rFonts w:ascii="Times New Roman" w:hAnsi="Times New Roman" w:cs="Times New Roman"/>
        </w:rPr>
        <w:t>:</w:t>
      </w:r>
      <w:commentRangeEnd w:id="30"/>
      <w:r w:rsidR="00B52792">
        <w:rPr>
          <w:rStyle w:val="CommentReference"/>
        </w:rPr>
        <w:commentReference w:id="30"/>
      </w:r>
    </w:p>
    <w:p w14:paraId="379C9480" w14:textId="460D684A" w:rsidR="005E0CC0" w:rsidRPr="00C040BA" w:rsidRDefault="005E0CC0" w:rsidP="005E0CC0">
      <w:pPr>
        <w:pStyle w:val="ListParagraph"/>
        <w:widowControl/>
        <w:spacing w:line="240" w:lineRule="auto"/>
        <w:ind w:left="1047"/>
        <w:jc w:val="both"/>
        <w:rPr>
          <w:rFonts w:ascii="Times New Roman" w:hAnsi="Times New Roman" w:cs="Times New Roman"/>
          <w:b/>
          <w:bCs/>
        </w:rPr>
      </w:pPr>
      <w:r w:rsidRPr="00C040BA">
        <w:rPr>
          <w:rFonts w:ascii="Times New Roman" w:hAnsi="Times New Roman" w:cs="Times New Roman"/>
          <w:b/>
          <w:bCs/>
        </w:rPr>
        <w:t xml:space="preserve">1. </w:t>
      </w:r>
      <w:del w:id="33" w:author="Changwei Wu 吳昌衛" w:date="2024-06-16T15:41:00Z">
        <w:r w:rsidRPr="00C040BA" w:rsidDel="00B52792">
          <w:rPr>
            <w:rFonts w:ascii="Times New Roman" w:hAnsi="Times New Roman" w:cs="Times New Roman"/>
            <w:b/>
            <w:bCs/>
          </w:rPr>
          <w:delText>Whether there is a statistically significant</w:delText>
        </w:r>
      </w:del>
      <w:ins w:id="34" w:author="Changwei Wu 吳昌衛" w:date="2024-06-16T15:41:00Z">
        <w:r w:rsidR="00B52792">
          <w:rPr>
            <w:rFonts w:ascii="Times New Roman" w:hAnsi="Times New Roman" w:cs="Times New Roman"/>
            <w:b/>
            <w:bCs/>
          </w:rPr>
          <w:t>The memory scores can be</w:t>
        </w:r>
      </w:ins>
      <w:r w:rsidRPr="00C040BA">
        <w:rPr>
          <w:rFonts w:ascii="Times New Roman" w:hAnsi="Times New Roman" w:cs="Times New Roman"/>
          <w:b/>
          <w:bCs/>
        </w:rPr>
        <w:t xml:space="preserve"> </w:t>
      </w:r>
      <w:proofErr w:type="gramStart"/>
      <w:r w:rsidRPr="00C040BA">
        <w:rPr>
          <w:rFonts w:ascii="Times New Roman" w:hAnsi="Times New Roman" w:cs="Times New Roman"/>
          <w:b/>
          <w:bCs/>
        </w:rPr>
        <w:t>improve</w:t>
      </w:r>
      <w:proofErr w:type="gramEnd"/>
      <w:del w:id="35" w:author="Changwei Wu 吳昌衛" w:date="2024-06-16T15:42:00Z">
        <w:r w:rsidRPr="00C040BA" w:rsidDel="00B52792">
          <w:rPr>
            <w:rFonts w:ascii="Times New Roman" w:hAnsi="Times New Roman" w:cs="Times New Roman"/>
            <w:b/>
            <w:bCs/>
          </w:rPr>
          <w:delText>ment in memory scores</w:delText>
        </w:r>
      </w:del>
      <w:ins w:id="36" w:author="Changwei Wu 吳昌衛" w:date="2024-06-16T15:42:00Z">
        <w:r w:rsidR="00B52792">
          <w:rPr>
            <w:rFonts w:ascii="Times New Roman" w:hAnsi="Times New Roman" w:cs="Times New Roman"/>
            <w:b/>
            <w:bCs/>
          </w:rPr>
          <w:t>d</w:t>
        </w:r>
      </w:ins>
      <w:r w:rsidRPr="00C040BA">
        <w:rPr>
          <w:rFonts w:ascii="Times New Roman" w:hAnsi="Times New Roman" w:cs="Times New Roman"/>
          <w:b/>
          <w:bCs/>
        </w:rPr>
        <w:t xml:space="preserve"> after </w:t>
      </w:r>
      <w:ins w:id="37" w:author="Changwei Wu 吳昌衛" w:date="2024-06-16T15:44:00Z">
        <w:r w:rsidR="00E347DB">
          <w:rPr>
            <w:rFonts w:ascii="Times New Roman" w:hAnsi="Times New Roman" w:cs="Times New Roman"/>
            <w:b/>
            <w:bCs/>
          </w:rPr>
          <w:t xml:space="preserve">any </w:t>
        </w:r>
      </w:ins>
      <w:r w:rsidRPr="00C040BA">
        <w:rPr>
          <w:rFonts w:ascii="Times New Roman" w:hAnsi="Times New Roman" w:cs="Times New Roman"/>
          <w:b/>
          <w:bCs/>
        </w:rPr>
        <w:t>music stimulation compared to the relaxed state.</w:t>
      </w:r>
    </w:p>
    <w:p w14:paraId="2C672409" w14:textId="2F89A018" w:rsidR="0057278A" w:rsidRPr="00C040BA" w:rsidRDefault="005E0CC0" w:rsidP="005E0CC0">
      <w:pPr>
        <w:pStyle w:val="ListParagraph"/>
        <w:widowControl/>
        <w:spacing w:line="240" w:lineRule="auto"/>
        <w:ind w:left="1047"/>
        <w:jc w:val="both"/>
        <w:rPr>
          <w:rFonts w:ascii="Times New Roman" w:hAnsi="Times New Roman" w:cs="Times New Roman"/>
          <w:b/>
          <w:bCs/>
        </w:rPr>
      </w:pPr>
      <w:r w:rsidRPr="00C040BA">
        <w:rPr>
          <w:rFonts w:ascii="Times New Roman" w:hAnsi="Times New Roman" w:cs="Times New Roman"/>
          <w:b/>
          <w:bCs/>
        </w:rPr>
        <w:t xml:space="preserve">2. </w:t>
      </w:r>
      <w:ins w:id="38" w:author="Changwei Wu 吳昌衛" w:date="2024-06-16T15:44:00Z">
        <w:r w:rsidR="00E347DB">
          <w:rPr>
            <w:rFonts w:ascii="Times New Roman" w:hAnsi="Times New Roman" w:cs="Times New Roman"/>
            <w:b/>
            <w:bCs/>
          </w:rPr>
          <w:t xml:space="preserve">The </w:t>
        </w:r>
      </w:ins>
      <w:del w:id="39" w:author="Changwei Wu 吳昌衛" w:date="2024-06-16T15:44:00Z">
        <w:r w:rsidRPr="00C040BA" w:rsidDel="00E347DB">
          <w:rPr>
            <w:rFonts w:ascii="Times New Roman" w:hAnsi="Times New Roman" w:cs="Times New Roman"/>
            <w:b/>
            <w:bCs/>
          </w:rPr>
          <w:delText xml:space="preserve">Whether there are significant differences in </w:delText>
        </w:r>
      </w:del>
      <w:r w:rsidRPr="00C040BA">
        <w:rPr>
          <w:rFonts w:ascii="Times New Roman" w:hAnsi="Times New Roman" w:cs="Times New Roman"/>
          <w:b/>
          <w:bCs/>
        </w:rPr>
        <w:t xml:space="preserve">memory </w:t>
      </w:r>
      <w:del w:id="40" w:author="Changwei Wu 吳昌衛" w:date="2024-06-16T15:44:00Z">
        <w:r w:rsidRPr="00C040BA" w:rsidDel="00E347DB">
          <w:rPr>
            <w:rFonts w:ascii="Times New Roman" w:hAnsi="Times New Roman" w:cs="Times New Roman"/>
            <w:b/>
            <w:bCs/>
          </w:rPr>
          <w:delText xml:space="preserve">performance </w:delText>
        </w:r>
      </w:del>
      <w:ins w:id="41" w:author="Changwei Wu 吳昌衛" w:date="2024-06-16T15:44:00Z">
        <w:r w:rsidR="00E347DB">
          <w:rPr>
            <w:rFonts w:ascii="Times New Roman" w:hAnsi="Times New Roman" w:cs="Times New Roman"/>
            <w:b/>
            <w:bCs/>
          </w:rPr>
          <w:t>improvements</w:t>
        </w:r>
        <w:r w:rsidR="00E347DB" w:rsidRPr="00C040BA">
          <w:rPr>
            <w:rFonts w:ascii="Times New Roman" w:hAnsi="Times New Roman" w:cs="Times New Roman"/>
            <w:b/>
            <w:bCs/>
          </w:rPr>
          <w:t xml:space="preserve"> </w:t>
        </w:r>
        <w:r w:rsidR="00E347DB">
          <w:rPr>
            <w:rFonts w:ascii="Times New Roman" w:hAnsi="Times New Roman" w:cs="Times New Roman"/>
            <w:b/>
            <w:bCs/>
          </w:rPr>
          <w:t xml:space="preserve">will be distinctive </w:t>
        </w:r>
      </w:ins>
      <w:del w:id="42" w:author="Changwei Wu 吳昌衛" w:date="2024-06-16T15:44:00Z">
        <w:r w:rsidRPr="00C040BA" w:rsidDel="00E347DB">
          <w:rPr>
            <w:rFonts w:ascii="Times New Roman" w:hAnsi="Times New Roman" w:cs="Times New Roman"/>
            <w:b/>
            <w:bCs/>
          </w:rPr>
          <w:delText xml:space="preserve">after </w:delText>
        </w:r>
      </w:del>
      <w:ins w:id="43" w:author="Changwei Wu 吳昌衛" w:date="2024-06-16T15:44:00Z">
        <w:r w:rsidR="00E347DB">
          <w:rPr>
            <w:rFonts w:ascii="Times New Roman" w:hAnsi="Times New Roman" w:cs="Times New Roman"/>
            <w:b/>
            <w:bCs/>
          </w:rPr>
          <w:t>between</w:t>
        </w:r>
        <w:r w:rsidR="00E347DB" w:rsidRPr="00C040BA">
          <w:rPr>
            <w:rFonts w:ascii="Times New Roman" w:hAnsi="Times New Roman" w:cs="Times New Roman"/>
            <w:b/>
            <w:bCs/>
          </w:rPr>
          <w:t xml:space="preserve"> </w:t>
        </w:r>
      </w:ins>
      <w:r w:rsidRPr="00C040BA">
        <w:rPr>
          <w:rFonts w:ascii="Times New Roman" w:hAnsi="Times New Roman" w:cs="Times New Roman"/>
          <w:b/>
          <w:bCs/>
        </w:rPr>
        <w:t>different music stimuli.</w:t>
      </w:r>
    </w:p>
    <w:p w14:paraId="0ED9030C" w14:textId="77777777" w:rsidR="00A01EA6" w:rsidRPr="003F3F6A" w:rsidRDefault="00A01EA6" w:rsidP="005E0CC0">
      <w:pPr>
        <w:pStyle w:val="ListParagraph"/>
        <w:widowControl/>
        <w:spacing w:line="240" w:lineRule="auto"/>
        <w:ind w:left="1047"/>
        <w:jc w:val="both"/>
        <w:rPr>
          <w:rFonts w:ascii="Times New Roman" w:hAnsi="Times New Roman" w:cs="Times New Roman"/>
        </w:rPr>
      </w:pPr>
    </w:p>
    <w:p w14:paraId="1DB38F54" w14:textId="0C8E3A5F" w:rsidR="003F3F6A" w:rsidRPr="003F3F6A" w:rsidRDefault="003F3F6A" w:rsidP="003F3F6A">
      <w:pPr>
        <w:pStyle w:val="ListParagraph"/>
        <w:widowControl/>
        <w:spacing w:line="240" w:lineRule="auto"/>
        <w:ind w:left="1047"/>
        <w:jc w:val="center"/>
        <w:rPr>
          <w:rFonts w:ascii="Times New Roman" w:hAnsi="Times New Roman" w:cs="Times New Roman"/>
          <w:b/>
        </w:rPr>
      </w:pPr>
      <w:r w:rsidRPr="003F3F6A">
        <w:rPr>
          <w:b/>
          <w:noProof/>
        </w:rPr>
        <w:drawing>
          <wp:inline distT="0" distB="0" distL="0" distR="0" wp14:anchorId="47621279" wp14:editId="186B7C22">
            <wp:extent cx="3889717" cy="2014658"/>
            <wp:effectExtent l="0" t="0" r="0" b="5080"/>
            <wp:docPr id="983648887" name="圖片 1"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8887" name="圖片 1" descr="一張含有 文字, 螢幕擷取畫面, 字型, 行 的圖片&#10;&#10;自動產生的描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3256" cy="2068286"/>
                    </a:xfrm>
                    <a:prstGeom prst="rect">
                      <a:avLst/>
                    </a:prstGeom>
                    <a:noFill/>
                  </pic:spPr>
                </pic:pic>
              </a:graphicData>
            </a:graphic>
          </wp:inline>
        </w:drawing>
      </w:r>
    </w:p>
    <w:p w14:paraId="3048EC16" w14:textId="371BDCED" w:rsidR="003F3F6A" w:rsidRPr="003F3F6A" w:rsidRDefault="00F2353D" w:rsidP="003F3F6A">
      <w:pPr>
        <w:pStyle w:val="ListParagraph"/>
        <w:widowControl/>
        <w:ind w:left="1047"/>
        <w:jc w:val="center"/>
        <w:rPr>
          <w:rFonts w:ascii="Times New Roman" w:hAnsi="Times New Roman" w:cs="Times New Roman"/>
          <w:b/>
        </w:rPr>
      </w:pPr>
      <w:r>
        <w:rPr>
          <w:rFonts w:ascii="Times New Roman" w:eastAsia="DFKai-SB" w:hAnsi="Times New Roman" w:cs="Times New Roman" w:hint="eastAsia"/>
          <w:b/>
        </w:rPr>
        <w:t xml:space="preserve">Fig. </w:t>
      </w:r>
      <w:r w:rsidR="003F3F6A" w:rsidRPr="003F3F6A">
        <w:rPr>
          <w:rFonts w:ascii="Times New Roman" w:eastAsia="DFKai-SB" w:hAnsi="Times New Roman" w:cs="Times New Roman"/>
          <w:b/>
        </w:rPr>
        <w:t>Experimental Procedure</w:t>
      </w:r>
    </w:p>
    <w:p w14:paraId="3B6517A5" w14:textId="77777777" w:rsidR="003F3F6A" w:rsidRPr="0057278A" w:rsidRDefault="003F3F6A" w:rsidP="003F3F6A">
      <w:pPr>
        <w:pStyle w:val="ListParagraph"/>
        <w:widowControl/>
        <w:spacing w:line="240" w:lineRule="auto"/>
        <w:ind w:left="1047"/>
        <w:rPr>
          <w:rFonts w:ascii="Times New Roman" w:hAnsi="Times New Roman" w:cs="Times New Roman"/>
        </w:rPr>
      </w:pPr>
    </w:p>
    <w:p w14:paraId="7B126031" w14:textId="77777777" w:rsidR="00FD5F30" w:rsidRDefault="00FD5F30" w:rsidP="00FD5F30">
      <w:pPr>
        <w:pStyle w:val="ListParagraph"/>
        <w:widowControl/>
        <w:numPr>
          <w:ilvl w:val="0"/>
          <w:numId w:val="3"/>
        </w:numPr>
        <w:rPr>
          <w:rFonts w:ascii="Times New Roman" w:hAnsi="Times New Roman" w:cs="Times New Roman"/>
          <w:b/>
          <w:bCs/>
        </w:rPr>
      </w:pPr>
      <w:r w:rsidRPr="00FD5F30">
        <w:rPr>
          <w:rFonts w:ascii="Times New Roman" w:hAnsi="Times New Roman" w:cs="Times New Roman"/>
          <w:b/>
          <w:bCs/>
        </w:rPr>
        <w:t>Hypothesis testing (the five steps)</w:t>
      </w:r>
    </w:p>
    <w:p w14:paraId="09936852" w14:textId="7B2031A9" w:rsidR="0057278A" w:rsidRPr="00A01EA6" w:rsidRDefault="00A01EA6" w:rsidP="0057278A">
      <w:pPr>
        <w:pStyle w:val="ListParagraph"/>
        <w:widowControl/>
        <w:numPr>
          <w:ilvl w:val="0"/>
          <w:numId w:val="14"/>
        </w:numPr>
        <w:rPr>
          <w:rFonts w:ascii="Times New Roman" w:hAnsi="Times New Roman" w:cs="Times New Roman"/>
          <w:b/>
          <w:bCs/>
        </w:rPr>
      </w:pPr>
      <w:r w:rsidRPr="00A01EA6">
        <w:rPr>
          <w:rFonts w:ascii="Times New Roman" w:hAnsi="Times New Roman" w:cs="Times New Roman"/>
          <w:b/>
          <w:bCs/>
        </w:rPr>
        <w:t>Statistical Improvement in Memory Scores after Music Stimulation Compared to the Relaxed State</w:t>
      </w:r>
    </w:p>
    <w:p w14:paraId="04B40E03" w14:textId="77777777" w:rsidR="0057278A" w:rsidRPr="008970E6" w:rsidRDefault="007B7DA9" w:rsidP="0057278A">
      <w:pPr>
        <w:pStyle w:val="ListParagraph"/>
        <w:widowControl/>
        <w:numPr>
          <w:ilvl w:val="0"/>
          <w:numId w:val="15"/>
        </w:numPr>
        <w:rPr>
          <w:rFonts w:ascii="Times New Roman" w:hAnsi="Times New Roman" w:cs="Times New Roman"/>
          <w:b/>
          <w:bCs/>
        </w:rPr>
      </w:pPr>
      <w:r w:rsidRPr="0057278A">
        <w:rPr>
          <w:rFonts w:ascii="Times New Roman" w:hAnsi="Times New Roman" w:cs="Times New Roman"/>
        </w:rPr>
        <w:t>Hypothesis</w:t>
      </w:r>
    </w:p>
    <w:p w14:paraId="4F51332F" w14:textId="77777777" w:rsidR="008970E6" w:rsidRPr="008970E6" w:rsidRDefault="008970E6" w:rsidP="008970E6">
      <w:pPr>
        <w:pStyle w:val="ListParagraph"/>
        <w:widowControl/>
        <w:ind w:left="1331"/>
        <w:rPr>
          <w:rFonts w:ascii="Times New Roman" w:hAnsi="Times New Roman" w:cs="Times New Roman"/>
        </w:rPr>
      </w:pPr>
      <w:r w:rsidRPr="008970E6">
        <w:rPr>
          <w:rFonts w:ascii="Times New Roman" w:hAnsi="Times New Roman" w:cs="Times New Roman"/>
        </w:rPr>
        <w:t>H0: There is no significant improvement after music stimulation compared with before stimulation.</w:t>
      </w:r>
    </w:p>
    <w:p w14:paraId="71D04E10" w14:textId="79256145" w:rsidR="008970E6" w:rsidRPr="008970E6" w:rsidRDefault="008970E6" w:rsidP="008970E6">
      <w:pPr>
        <w:pStyle w:val="ListParagraph"/>
        <w:widowControl/>
        <w:ind w:left="1331"/>
        <w:rPr>
          <w:rFonts w:ascii="Times New Roman" w:hAnsi="Times New Roman" w:cs="Times New Roman"/>
        </w:rPr>
      </w:pPr>
      <w:r w:rsidRPr="008970E6">
        <w:rPr>
          <w:rFonts w:ascii="Times New Roman" w:hAnsi="Times New Roman" w:cs="Times New Roman"/>
        </w:rPr>
        <w:t>Ha: There is significant improvement after music stimulation compared with before stimulation.</w:t>
      </w:r>
    </w:p>
    <w:p w14:paraId="54A3AA78" w14:textId="206E73BD" w:rsidR="006816CB" w:rsidRDefault="008970E6" w:rsidP="008970E6">
      <w:pPr>
        <w:pStyle w:val="ListParagraph"/>
        <w:widowControl/>
        <w:numPr>
          <w:ilvl w:val="0"/>
          <w:numId w:val="15"/>
        </w:numPr>
        <w:spacing w:line="240" w:lineRule="auto"/>
        <w:rPr>
          <w:rFonts w:ascii="Times New Roman" w:hAnsi="Times New Roman" w:cs="Times New Roman"/>
        </w:rPr>
      </w:pPr>
      <w:commentRangeStart w:id="44"/>
      <w:r w:rsidRPr="007B7DA9">
        <w:rPr>
          <w:rFonts w:ascii="Times New Roman" w:hAnsi="Times New Roman" w:cs="Times New Roman"/>
        </w:rPr>
        <w:t>Assumption</w:t>
      </w:r>
      <w:r>
        <w:rPr>
          <w:rFonts w:ascii="Times New Roman" w:hAnsi="Times New Roman" w:cs="Times New Roman"/>
        </w:rPr>
        <w:t>:</w:t>
      </w:r>
      <w:r>
        <w:rPr>
          <w:rFonts w:ascii="Times New Roman" w:hAnsi="Times New Roman" w:cs="Times New Roman" w:hint="eastAsia"/>
        </w:rPr>
        <w:t xml:space="preserve"> </w:t>
      </w:r>
      <w:r w:rsidR="007B7DA9" w:rsidRPr="008970E6">
        <w:rPr>
          <w:rFonts w:ascii="Times New Roman" w:hAnsi="Times New Roman" w:cs="Times New Roman"/>
        </w:rPr>
        <w:t>No specific assumption of normal distribution</w:t>
      </w:r>
      <w:r w:rsidR="007B7DA9" w:rsidRPr="008970E6">
        <w:rPr>
          <w:rFonts w:ascii="Times New Roman" w:hAnsi="Times New Roman" w:cs="Times New Roman" w:hint="eastAsia"/>
        </w:rPr>
        <w:t xml:space="preserve"> (N=20)</w:t>
      </w:r>
      <w:commentRangeEnd w:id="44"/>
      <w:r w:rsidR="00E347DB">
        <w:rPr>
          <w:rStyle w:val="CommentReference"/>
        </w:rPr>
        <w:commentReference w:id="44"/>
      </w:r>
    </w:p>
    <w:p w14:paraId="1228A4CD" w14:textId="77777777" w:rsidR="004D7B85" w:rsidRPr="008970E6" w:rsidRDefault="004D7B85" w:rsidP="004D7B85">
      <w:pPr>
        <w:pStyle w:val="ListParagraph"/>
        <w:widowControl/>
        <w:spacing w:line="240" w:lineRule="auto"/>
        <w:ind w:left="1331"/>
        <w:rPr>
          <w:rFonts w:ascii="Times New Roman" w:hAnsi="Times New Roman" w:cs="Times New Roman"/>
        </w:rPr>
      </w:pPr>
    </w:p>
    <w:p w14:paraId="6A8B5D65" w14:textId="45F24E91" w:rsidR="008970E6" w:rsidRDefault="007B7DA9" w:rsidP="005729EA">
      <w:pPr>
        <w:pStyle w:val="ListParagraph"/>
        <w:widowControl/>
        <w:numPr>
          <w:ilvl w:val="0"/>
          <w:numId w:val="15"/>
        </w:numPr>
        <w:spacing w:line="240" w:lineRule="auto"/>
        <w:rPr>
          <w:rFonts w:ascii="Times New Roman" w:hAnsi="Times New Roman" w:cs="Times New Roman"/>
        </w:rPr>
      </w:pPr>
      <w:r w:rsidRPr="007B7DA9">
        <w:rPr>
          <w:rFonts w:ascii="Times New Roman" w:hAnsi="Times New Roman" w:cs="Times New Roman"/>
        </w:rPr>
        <w:t>Testing</w:t>
      </w:r>
      <w:r>
        <w:rPr>
          <w:rFonts w:ascii="Times New Roman" w:hAnsi="Times New Roman" w:cs="Times New Roman" w:hint="eastAsia"/>
        </w:rPr>
        <w:t xml:space="preserve">: </w:t>
      </w:r>
      <w:r w:rsidRPr="004D7B85">
        <w:rPr>
          <w:rFonts w:ascii="Times New Roman" w:hAnsi="Times New Roman" w:cs="Times New Roman"/>
          <w:b/>
          <w:bCs/>
        </w:rPr>
        <w:t>Wilcoxon signed-rank test</w:t>
      </w:r>
      <w:r w:rsidR="008970E6">
        <w:rPr>
          <w:rFonts w:ascii="Times New Roman" w:hAnsi="Times New Roman" w:cs="Times New Roman" w:hint="eastAsia"/>
        </w:rPr>
        <w:t xml:space="preserve"> / </w:t>
      </w:r>
      <w:r w:rsidR="008970E6" w:rsidRPr="008970E6">
        <w:rPr>
          <w:rFonts w:ascii="Times New Roman" w:hAnsi="Times New Roman" w:cs="Times New Roman"/>
        </w:rPr>
        <w:t>significance level</w:t>
      </w:r>
      <w:r w:rsidR="008970E6" w:rsidRPr="008970E6">
        <w:rPr>
          <w:rFonts w:ascii="Times New Roman" w:hAnsi="Times New Roman" w:cs="Times New Roman" w:hint="eastAsia"/>
        </w:rPr>
        <w:t xml:space="preserve"> = </w:t>
      </w:r>
      <w:r w:rsidR="008970E6" w:rsidRPr="008970E6">
        <w:rPr>
          <w:rFonts w:ascii="Times New Roman" w:hAnsi="Times New Roman" w:cs="Times New Roman"/>
        </w:rPr>
        <w:t>0.05</w:t>
      </w:r>
    </w:p>
    <w:p w14:paraId="13738CC5" w14:textId="232D1601" w:rsidR="00A01EA6" w:rsidRPr="00A01EA6" w:rsidRDefault="00A01EA6" w:rsidP="00A01EA6">
      <w:pPr>
        <w:pStyle w:val="ListParagraph"/>
        <w:widowControl/>
        <w:spacing w:line="240" w:lineRule="auto"/>
        <w:ind w:left="1331"/>
        <w:rPr>
          <w:rFonts w:ascii="Times New Roman" w:hAnsi="Times New Roman" w:cs="Times New Roman"/>
          <w:b/>
          <w:bCs/>
        </w:rPr>
      </w:pPr>
      <w:r w:rsidRPr="00A01EA6">
        <w:rPr>
          <w:rFonts w:ascii="Times New Roman" w:hAnsi="Times New Roman" w:cs="Times New Roman"/>
          <w:b/>
          <w:bCs/>
        </w:rPr>
        <w:t>Classic vs. Relax:</w:t>
      </w:r>
    </w:p>
    <w:p w14:paraId="52EC0B27" w14:textId="39513D57"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t>P-value: 0.06036922</w:t>
      </w:r>
    </w:p>
    <w:p w14:paraId="4474A9BD" w14:textId="7CAAFB22"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t>Conclusion: No significant difference at α=0.05, but close to significance.</w:t>
      </w:r>
    </w:p>
    <w:p w14:paraId="4AA097F1" w14:textId="296FDC3E" w:rsidR="00A01EA6" w:rsidRPr="00A01EA6" w:rsidRDefault="00A01EA6" w:rsidP="00A01EA6">
      <w:pPr>
        <w:pStyle w:val="ListParagraph"/>
        <w:widowControl/>
        <w:spacing w:line="240" w:lineRule="auto"/>
        <w:ind w:left="1331"/>
        <w:rPr>
          <w:rFonts w:ascii="Times New Roman" w:hAnsi="Times New Roman" w:cs="Times New Roman"/>
          <w:b/>
          <w:bCs/>
        </w:rPr>
      </w:pPr>
      <w:r w:rsidRPr="00A01EA6">
        <w:rPr>
          <w:rFonts w:ascii="Times New Roman" w:hAnsi="Times New Roman" w:cs="Times New Roman"/>
          <w:b/>
          <w:bCs/>
        </w:rPr>
        <w:t>Electronic vs. Relax:</w:t>
      </w:r>
    </w:p>
    <w:p w14:paraId="0DF1E20E" w14:textId="0FFA2981"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t>P-value: 0.01228171</w:t>
      </w:r>
    </w:p>
    <w:p w14:paraId="1379DCF9" w14:textId="2206A80C"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t>Conclusion: Significant difference at α=0.05</w:t>
      </w:r>
    </w:p>
    <w:p w14:paraId="451F048A" w14:textId="0911FA7D" w:rsidR="00A01EA6" w:rsidRPr="00A01EA6" w:rsidRDefault="00A01EA6" w:rsidP="00A01EA6">
      <w:pPr>
        <w:pStyle w:val="ListParagraph"/>
        <w:widowControl/>
        <w:spacing w:line="240" w:lineRule="auto"/>
        <w:ind w:left="1331"/>
        <w:rPr>
          <w:rFonts w:ascii="Times New Roman" w:hAnsi="Times New Roman" w:cs="Times New Roman"/>
          <w:b/>
          <w:bCs/>
        </w:rPr>
      </w:pPr>
      <w:r w:rsidRPr="00A01EA6">
        <w:rPr>
          <w:rFonts w:ascii="Times New Roman" w:hAnsi="Times New Roman" w:cs="Times New Roman"/>
          <w:b/>
          <w:bCs/>
        </w:rPr>
        <w:t>Metal vs. Relax:</w:t>
      </w:r>
    </w:p>
    <w:p w14:paraId="51FDF1EE" w14:textId="0B71CC92"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lastRenderedPageBreak/>
        <w:t xml:space="preserve">P-value: </w:t>
      </w:r>
      <w:commentRangeStart w:id="45"/>
      <w:r w:rsidRPr="00A01EA6">
        <w:rPr>
          <w:rFonts w:ascii="Times New Roman" w:hAnsi="Times New Roman" w:cs="Times New Roman"/>
        </w:rPr>
        <w:t>0.08324039</w:t>
      </w:r>
      <w:commentRangeEnd w:id="45"/>
      <w:r w:rsidR="00E347DB">
        <w:rPr>
          <w:rStyle w:val="CommentReference"/>
        </w:rPr>
        <w:commentReference w:id="45"/>
      </w:r>
    </w:p>
    <w:p w14:paraId="64C8E470" w14:textId="4CD7070A" w:rsidR="00A01EA6" w:rsidRPr="00A01EA6" w:rsidRDefault="00A01EA6" w:rsidP="00A01EA6">
      <w:pPr>
        <w:pStyle w:val="ListParagraph"/>
        <w:widowControl/>
        <w:numPr>
          <w:ilvl w:val="2"/>
          <w:numId w:val="25"/>
        </w:numPr>
        <w:spacing w:line="240" w:lineRule="auto"/>
        <w:rPr>
          <w:rFonts w:ascii="Times New Roman" w:hAnsi="Times New Roman" w:cs="Times New Roman"/>
        </w:rPr>
      </w:pPr>
      <w:r w:rsidRPr="00A01EA6">
        <w:rPr>
          <w:rFonts w:ascii="Times New Roman" w:hAnsi="Times New Roman" w:cs="Times New Roman"/>
        </w:rPr>
        <w:t>Conclusion: No significant difference at α=0.05.</w:t>
      </w:r>
    </w:p>
    <w:p w14:paraId="36F5003C" w14:textId="5FD38AC7" w:rsidR="006816CB" w:rsidRPr="001B2CEA" w:rsidRDefault="007B7DA9" w:rsidP="0057278A">
      <w:pPr>
        <w:pStyle w:val="ListParagraph"/>
        <w:widowControl/>
        <w:numPr>
          <w:ilvl w:val="0"/>
          <w:numId w:val="15"/>
        </w:numPr>
        <w:spacing w:line="240" w:lineRule="auto"/>
        <w:rPr>
          <w:rFonts w:ascii="Times New Roman" w:hAnsi="Times New Roman" w:cs="Times New Roman"/>
        </w:rPr>
      </w:pPr>
      <w:commentRangeStart w:id="46"/>
      <w:r w:rsidRPr="007B7DA9">
        <w:rPr>
          <w:rFonts w:ascii="Times New Roman" w:hAnsi="Times New Roman" w:cs="Times New Roman"/>
        </w:rPr>
        <w:t>Effect Size</w:t>
      </w:r>
      <w:r w:rsidR="006816CB">
        <w:rPr>
          <w:rFonts w:ascii="Times New Roman" w:hAnsi="Times New Roman" w:cs="Times New Roman" w:hint="eastAsia"/>
        </w:rPr>
        <w:t>: N</w:t>
      </w:r>
      <w:r w:rsidR="006816CB" w:rsidRPr="006816CB">
        <w:rPr>
          <w:rFonts w:ascii="Times New Roman" w:hAnsi="Times New Roman" w:cs="Times New Roman"/>
        </w:rPr>
        <w:t>o statistics in sign test, so no effect for this test</w:t>
      </w:r>
      <w:commentRangeEnd w:id="46"/>
      <w:r w:rsidR="00E347DB">
        <w:rPr>
          <w:rStyle w:val="CommentReference"/>
        </w:rPr>
        <w:commentReference w:id="46"/>
      </w:r>
    </w:p>
    <w:p w14:paraId="1E09CDDE" w14:textId="77777777" w:rsidR="004D7B85" w:rsidRDefault="007B7DA9" w:rsidP="004D7B85">
      <w:pPr>
        <w:pStyle w:val="ListParagraph"/>
        <w:widowControl/>
        <w:numPr>
          <w:ilvl w:val="0"/>
          <w:numId w:val="15"/>
        </w:numPr>
        <w:spacing w:line="240" w:lineRule="auto"/>
        <w:rPr>
          <w:rFonts w:ascii="Times New Roman" w:hAnsi="Times New Roman" w:cs="Times New Roman"/>
        </w:rPr>
      </w:pPr>
      <w:r w:rsidRPr="007B7DA9">
        <w:rPr>
          <w:rFonts w:ascii="Times New Roman" w:hAnsi="Times New Roman" w:cs="Times New Roman"/>
        </w:rPr>
        <w:t>Decision</w:t>
      </w:r>
      <w:r w:rsidR="006816CB">
        <w:rPr>
          <w:rFonts w:ascii="Times New Roman" w:hAnsi="Times New Roman" w:cs="Times New Roman" w:hint="eastAsia"/>
        </w:rPr>
        <w:t>:</w:t>
      </w:r>
    </w:p>
    <w:p w14:paraId="17E39075" w14:textId="0520E241" w:rsidR="00A01EA6" w:rsidRDefault="00A01EA6" w:rsidP="004D7B85">
      <w:pPr>
        <w:pStyle w:val="ListParagraph"/>
        <w:widowControl/>
        <w:spacing w:line="240" w:lineRule="auto"/>
        <w:ind w:left="1331"/>
        <w:jc w:val="both"/>
        <w:rPr>
          <w:rFonts w:ascii="Times New Roman" w:eastAsia="PMingLiU" w:hAnsi="Times New Roman" w:cs="Times New Roman"/>
          <w:kern w:val="0"/>
          <w14:ligatures w14:val="none"/>
        </w:rPr>
      </w:pPr>
      <w:commentRangeStart w:id="47"/>
      <w:r w:rsidRPr="004D7B85">
        <w:rPr>
          <w:rFonts w:ascii="Times New Roman" w:eastAsia="PMingLiU" w:hAnsi="Times New Roman" w:cs="Times New Roman"/>
          <w:kern w:val="0"/>
          <w14:ligatures w14:val="none"/>
        </w:rPr>
        <w:t xml:space="preserve">Only the improvement in memory scores after exposure to </w:t>
      </w:r>
      <w:r w:rsidRPr="004D7B85">
        <w:rPr>
          <w:rFonts w:ascii="Times New Roman" w:eastAsia="PMingLiU" w:hAnsi="Times New Roman" w:cs="Times New Roman"/>
          <w:b/>
          <w:bCs/>
          <w:kern w:val="0"/>
          <w14:ligatures w14:val="none"/>
        </w:rPr>
        <w:t>electronic music</w:t>
      </w:r>
      <w:r w:rsidRPr="004D7B85">
        <w:rPr>
          <w:rFonts w:ascii="Times New Roman" w:eastAsia="PMingLiU" w:hAnsi="Times New Roman" w:cs="Times New Roman"/>
          <w:kern w:val="0"/>
          <w14:ligatures w14:val="none"/>
        </w:rPr>
        <w:t xml:space="preserve"> exhibits a statistically significant difference</w:t>
      </w:r>
      <w:commentRangeEnd w:id="47"/>
      <w:r w:rsidR="00E347DB">
        <w:rPr>
          <w:rStyle w:val="CommentReference"/>
        </w:rPr>
        <w:commentReference w:id="47"/>
      </w:r>
      <w:r w:rsidRPr="004D7B85">
        <w:rPr>
          <w:rFonts w:ascii="Times New Roman" w:eastAsia="PMingLiU" w:hAnsi="Times New Roman" w:cs="Times New Roman"/>
          <w:kern w:val="0"/>
          <w14:ligatures w14:val="none"/>
        </w:rPr>
        <w:t>, whereas there is no significant difference observed for classical and metal music.</w:t>
      </w:r>
    </w:p>
    <w:p w14:paraId="1010DA4B" w14:textId="77777777" w:rsidR="00721EAF" w:rsidRPr="004D7B85" w:rsidRDefault="00721EAF" w:rsidP="004D7B85">
      <w:pPr>
        <w:pStyle w:val="ListParagraph"/>
        <w:widowControl/>
        <w:spacing w:line="240" w:lineRule="auto"/>
        <w:ind w:left="1331"/>
        <w:jc w:val="both"/>
        <w:rPr>
          <w:rFonts w:ascii="Times New Roman" w:hAnsi="Times New Roman" w:cs="Times New Roman"/>
        </w:rPr>
      </w:pPr>
    </w:p>
    <w:p w14:paraId="2EBBD800" w14:textId="54AE08EC" w:rsidR="001B2CEA" w:rsidRPr="00A01EA6" w:rsidRDefault="00A01EA6" w:rsidP="00243800">
      <w:pPr>
        <w:pStyle w:val="ListParagraph"/>
        <w:widowControl/>
        <w:numPr>
          <w:ilvl w:val="0"/>
          <w:numId w:val="14"/>
        </w:numPr>
        <w:rPr>
          <w:rFonts w:ascii="Times New Roman" w:hAnsi="Times New Roman" w:cs="Times New Roman"/>
          <w:b/>
          <w:bCs/>
        </w:rPr>
      </w:pPr>
      <w:r w:rsidRPr="00A01EA6">
        <w:rPr>
          <w:rFonts w:ascii="Times New Roman" w:hAnsi="Times New Roman" w:cs="Times New Roman"/>
          <w:b/>
          <w:bCs/>
        </w:rPr>
        <w:t>Whether There Are Significant Differences in Memory Performance after Different Music Stimuli</w:t>
      </w:r>
    </w:p>
    <w:p w14:paraId="191F99A3" w14:textId="6C55D1C9" w:rsidR="00017B87" w:rsidRPr="00243800" w:rsidRDefault="00017B87" w:rsidP="002067E4">
      <w:pPr>
        <w:pStyle w:val="ListParagraph"/>
        <w:widowControl/>
        <w:numPr>
          <w:ilvl w:val="0"/>
          <w:numId w:val="17"/>
        </w:numPr>
        <w:rPr>
          <w:rFonts w:ascii="Times New Roman" w:hAnsi="Times New Roman" w:cs="Times New Roman"/>
        </w:rPr>
      </w:pPr>
      <w:r w:rsidRPr="00243800">
        <w:rPr>
          <w:rFonts w:ascii="Times New Roman" w:hAnsi="Times New Roman" w:cs="Times New Roman"/>
        </w:rPr>
        <w:t>Hypothesis</w:t>
      </w:r>
    </w:p>
    <w:p w14:paraId="134D9DC3" w14:textId="77777777" w:rsidR="00721EAF" w:rsidRPr="00721EAF" w:rsidRDefault="00721EAF" w:rsidP="00721EAF">
      <w:pPr>
        <w:pStyle w:val="ListParagraph"/>
        <w:widowControl/>
        <w:spacing w:line="240" w:lineRule="auto"/>
        <w:ind w:left="960"/>
        <w:rPr>
          <w:rFonts w:ascii="Times New Roman" w:hAnsi="Times New Roman" w:cs="Times New Roman"/>
        </w:rPr>
      </w:pPr>
      <w:r w:rsidRPr="00721EAF">
        <w:rPr>
          <w:rFonts w:ascii="Times New Roman" w:hAnsi="Times New Roman" w:cs="Times New Roman"/>
        </w:rPr>
        <w:t>H0: There is no significant difference in memory scores among different music stimuli.</w:t>
      </w:r>
    </w:p>
    <w:p w14:paraId="2AE3655E" w14:textId="23AA0414" w:rsidR="00017B87" w:rsidRPr="00017B87" w:rsidRDefault="00721EAF" w:rsidP="00721EAF">
      <w:pPr>
        <w:pStyle w:val="ListParagraph"/>
        <w:widowControl/>
        <w:spacing w:line="240" w:lineRule="auto"/>
        <w:ind w:left="960"/>
        <w:rPr>
          <w:rFonts w:ascii="Times New Roman" w:hAnsi="Times New Roman" w:cs="Times New Roman"/>
        </w:rPr>
      </w:pPr>
      <w:r w:rsidRPr="00721EAF">
        <w:rPr>
          <w:rFonts w:ascii="Times New Roman" w:hAnsi="Times New Roman" w:cs="Times New Roman"/>
        </w:rPr>
        <w:t>Ha: There is a significant difference in memory scores among different music stimuli.</w:t>
      </w:r>
    </w:p>
    <w:p w14:paraId="70B485DC" w14:textId="66DCBC26" w:rsidR="00017B87" w:rsidRDefault="00017B87" w:rsidP="002067E4">
      <w:pPr>
        <w:pStyle w:val="ListParagraph"/>
        <w:widowControl/>
        <w:numPr>
          <w:ilvl w:val="0"/>
          <w:numId w:val="17"/>
        </w:numPr>
        <w:rPr>
          <w:rFonts w:ascii="Times New Roman" w:hAnsi="Times New Roman" w:cs="Times New Roman"/>
        </w:rPr>
      </w:pPr>
      <w:r w:rsidRPr="001E2315">
        <w:rPr>
          <w:rFonts w:ascii="Times New Roman" w:hAnsi="Times New Roman" w:cs="Times New Roman"/>
        </w:rPr>
        <w:t xml:space="preserve">Assumption: </w:t>
      </w:r>
    </w:p>
    <w:p w14:paraId="0E9263D3" w14:textId="251DDA0C" w:rsidR="001E2315" w:rsidRPr="00797833" w:rsidRDefault="001E2315" w:rsidP="00797833">
      <w:pPr>
        <w:pStyle w:val="ListParagraph"/>
        <w:widowControl/>
        <w:numPr>
          <w:ilvl w:val="0"/>
          <w:numId w:val="19"/>
        </w:numPr>
        <w:spacing w:line="240" w:lineRule="auto"/>
        <w:rPr>
          <w:rFonts w:ascii="Times New Roman" w:hAnsi="Times New Roman" w:cs="Times New Roman"/>
        </w:rPr>
      </w:pPr>
      <w:r w:rsidRPr="001E2315">
        <w:rPr>
          <w:rFonts w:ascii="Times New Roman" w:hAnsi="Times New Roman" w:cs="Times New Roman"/>
        </w:rPr>
        <w:t>Normality</w:t>
      </w:r>
      <w:r>
        <w:rPr>
          <w:rFonts w:ascii="Times New Roman" w:hAnsi="Times New Roman" w:cs="Times New Roman" w:hint="eastAsia"/>
        </w:rPr>
        <w:t>:</w:t>
      </w:r>
      <w:r w:rsidR="00797833">
        <w:rPr>
          <w:rFonts w:ascii="Times New Roman" w:hAnsi="Times New Roman" w:cs="Times New Roman" w:hint="eastAsia"/>
        </w:rPr>
        <w:t xml:space="preserve"> </w:t>
      </w:r>
      <w:r w:rsidR="00797833" w:rsidRPr="00797833">
        <w:rPr>
          <w:rFonts w:ascii="Times New Roman" w:hAnsi="Times New Roman" w:cs="Times New Roman"/>
        </w:rPr>
        <w:t xml:space="preserve">Only </w:t>
      </w:r>
      <w:proofErr w:type="spellStart"/>
      <w:r w:rsidR="00797833" w:rsidRPr="00797833">
        <w:rPr>
          <w:rFonts w:ascii="Times New Roman" w:hAnsi="Times New Roman" w:cs="Times New Roman"/>
        </w:rPr>
        <w:t>M_total</w:t>
      </w:r>
      <w:proofErr w:type="spellEnd"/>
      <w:r w:rsidR="00797833" w:rsidRPr="00797833">
        <w:rPr>
          <w:rFonts w:ascii="Times New Roman" w:hAnsi="Times New Roman" w:cs="Times New Roman"/>
        </w:rPr>
        <w:t xml:space="preserve"> does not adhere to normal distribution.</w:t>
      </w:r>
      <w:r w:rsidRPr="00017B87">
        <w:rPr>
          <w:rFonts w:ascii="Times New Roman" w:hAnsi="Times New Roman" w:cs="Times New Roman"/>
          <w:b/>
          <w:bCs/>
          <w:noProof/>
        </w:rPr>
        <w:drawing>
          <wp:inline distT="0" distB="0" distL="0" distR="0" wp14:anchorId="09D444B3" wp14:editId="5A72ACA8">
            <wp:extent cx="3421041" cy="1130300"/>
            <wp:effectExtent l="0" t="0" r="8255" b="0"/>
            <wp:docPr id="1100736126"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6126" name="圖片 1" descr="一張含有 文字, 字型, 螢幕擷取畫面, 白色 的圖片&#10;&#10;自動產生的描述"/>
                    <pic:cNvPicPr/>
                  </pic:nvPicPr>
                  <pic:blipFill>
                    <a:blip r:embed="rId11"/>
                    <a:stretch>
                      <a:fillRect/>
                    </a:stretch>
                  </pic:blipFill>
                  <pic:spPr>
                    <a:xfrm>
                      <a:off x="0" y="0"/>
                      <a:ext cx="3423096" cy="1130979"/>
                    </a:xfrm>
                    <a:prstGeom prst="rect">
                      <a:avLst/>
                    </a:prstGeom>
                  </pic:spPr>
                </pic:pic>
              </a:graphicData>
            </a:graphic>
          </wp:inline>
        </w:drawing>
      </w:r>
    </w:p>
    <w:p w14:paraId="4B704C68" w14:textId="1EB2F85F" w:rsidR="001E2315" w:rsidRDefault="001E2315" w:rsidP="00C040BA">
      <w:pPr>
        <w:pStyle w:val="ListParagraph"/>
        <w:numPr>
          <w:ilvl w:val="0"/>
          <w:numId w:val="19"/>
        </w:numPr>
        <w:spacing w:line="240" w:lineRule="auto"/>
        <w:rPr>
          <w:rFonts w:ascii="Times New Roman" w:hAnsi="Times New Roman" w:cs="Times New Roman"/>
        </w:rPr>
      </w:pPr>
      <w:r w:rsidRPr="001E2315">
        <w:rPr>
          <w:rFonts w:ascii="Times New Roman" w:hAnsi="Times New Roman" w:cs="Times New Roman"/>
        </w:rPr>
        <w:t>Homogeneity of Variance</w:t>
      </w:r>
      <w:r w:rsidRPr="001E2315">
        <w:rPr>
          <w:rFonts w:ascii="Times New Roman" w:hAnsi="Times New Roman" w:cs="Times New Roman" w:hint="eastAsia"/>
        </w:rPr>
        <w:t xml:space="preserve">: </w:t>
      </w:r>
      <w:r w:rsidRPr="008D47D8">
        <w:rPr>
          <w:rFonts w:ascii="Times New Roman" w:hAnsi="Times New Roman" w:cs="Times New Roman"/>
        </w:rPr>
        <w:t xml:space="preserve">The results indicate that the variances are equal among different </w:t>
      </w:r>
      <w:r>
        <w:rPr>
          <w:rFonts w:ascii="Times New Roman" w:hAnsi="Times New Roman" w:cs="Times New Roman" w:hint="eastAsia"/>
        </w:rPr>
        <w:t xml:space="preserve">states </w:t>
      </w:r>
      <w:r w:rsidRPr="008D47D8">
        <w:rPr>
          <w:rFonts w:ascii="Times New Roman" w:hAnsi="Times New Roman" w:cs="Times New Roman"/>
        </w:rPr>
        <w:t>(</w:t>
      </w:r>
      <w:r>
        <w:rPr>
          <w:rFonts w:ascii="Times New Roman" w:hAnsi="Times New Roman" w:cs="Times New Roman" w:hint="eastAsia"/>
        </w:rPr>
        <w:t>p &gt; 0.05</w:t>
      </w:r>
      <w:r w:rsidRPr="008D47D8">
        <w:rPr>
          <w:rFonts w:ascii="Times New Roman" w:hAnsi="Times New Roman" w:cs="Times New Roman"/>
        </w:rPr>
        <w:t>)</w:t>
      </w:r>
    </w:p>
    <w:p w14:paraId="51FF01CB" w14:textId="2E30124A" w:rsidR="001E2315" w:rsidRDefault="001E2315" w:rsidP="001E2315">
      <w:pPr>
        <w:pStyle w:val="ListParagraph"/>
        <w:widowControl/>
        <w:spacing w:line="240" w:lineRule="auto"/>
        <w:ind w:left="1920"/>
        <w:jc w:val="center"/>
        <w:rPr>
          <w:rFonts w:ascii="Times New Roman" w:hAnsi="Times New Roman" w:cs="Times New Roman"/>
        </w:rPr>
      </w:pPr>
      <w:r w:rsidRPr="001E2315">
        <w:rPr>
          <w:rFonts w:ascii="Times New Roman" w:hAnsi="Times New Roman" w:cs="Times New Roman"/>
          <w:noProof/>
        </w:rPr>
        <w:drawing>
          <wp:inline distT="0" distB="0" distL="0" distR="0" wp14:anchorId="3F82F1F6" wp14:editId="16777EE6">
            <wp:extent cx="3427134" cy="977900"/>
            <wp:effectExtent l="0" t="0" r="1905" b="0"/>
            <wp:docPr id="1613636200" name="圖片 1" descr="一張含有 文字, 字型,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6200" name="圖片 1" descr="一張含有 文字, 字型, 螢幕擷取畫面, 行 的圖片&#10;&#10;自動產生的描述"/>
                    <pic:cNvPicPr/>
                  </pic:nvPicPr>
                  <pic:blipFill>
                    <a:blip r:embed="rId12"/>
                    <a:stretch>
                      <a:fillRect/>
                    </a:stretch>
                  </pic:blipFill>
                  <pic:spPr>
                    <a:xfrm>
                      <a:off x="0" y="0"/>
                      <a:ext cx="3431185" cy="979056"/>
                    </a:xfrm>
                    <a:prstGeom prst="rect">
                      <a:avLst/>
                    </a:prstGeom>
                  </pic:spPr>
                </pic:pic>
              </a:graphicData>
            </a:graphic>
          </wp:inline>
        </w:drawing>
      </w:r>
    </w:p>
    <w:p w14:paraId="1DE589B6" w14:textId="77777777" w:rsidR="001E2315" w:rsidRPr="001E2315" w:rsidRDefault="001E2315" w:rsidP="001E2315">
      <w:pPr>
        <w:pStyle w:val="ListParagraph"/>
        <w:widowControl/>
        <w:spacing w:line="240" w:lineRule="auto"/>
        <w:ind w:left="1920"/>
        <w:rPr>
          <w:rFonts w:ascii="Times New Roman" w:hAnsi="Times New Roman" w:cs="Times New Roman"/>
        </w:rPr>
      </w:pPr>
    </w:p>
    <w:p w14:paraId="7E36B7F9" w14:textId="77777777" w:rsidR="00223FBB" w:rsidRDefault="00017B87" w:rsidP="008C3357">
      <w:pPr>
        <w:pStyle w:val="ListParagraph"/>
        <w:widowControl/>
        <w:numPr>
          <w:ilvl w:val="0"/>
          <w:numId w:val="17"/>
        </w:numPr>
        <w:rPr>
          <w:rFonts w:ascii="Times New Roman" w:hAnsi="Times New Roman" w:cs="Times New Roman"/>
        </w:rPr>
      </w:pPr>
      <w:r w:rsidRPr="001E2315">
        <w:rPr>
          <w:rFonts w:ascii="Times New Roman" w:hAnsi="Times New Roman" w:cs="Times New Roman"/>
        </w:rPr>
        <w:t>Testing:</w:t>
      </w:r>
    </w:p>
    <w:p w14:paraId="4F1C91ED" w14:textId="77777777" w:rsidR="00223FBB" w:rsidRDefault="00223FBB" w:rsidP="00223FBB">
      <w:pPr>
        <w:pStyle w:val="ListParagraph"/>
        <w:widowControl/>
        <w:numPr>
          <w:ilvl w:val="0"/>
          <w:numId w:val="8"/>
        </w:numPr>
        <w:spacing w:line="240" w:lineRule="auto"/>
        <w:rPr>
          <w:rFonts w:ascii="Times New Roman" w:hAnsi="Times New Roman" w:cs="Times New Roman"/>
        </w:rPr>
      </w:pPr>
      <w:commentRangeStart w:id="48"/>
      <w:r w:rsidRPr="001E2315">
        <w:rPr>
          <w:rFonts w:ascii="Times New Roman" w:hAnsi="Times New Roman" w:cs="Times New Roman"/>
        </w:rPr>
        <w:t>Kruskal-Wallis</w:t>
      </w:r>
      <w:r w:rsidRPr="001E2315">
        <w:rPr>
          <w:rFonts w:ascii="Times New Roman" w:hAnsi="Times New Roman" w:cs="Times New Roman" w:hint="eastAsia"/>
        </w:rPr>
        <w:t xml:space="preserve"> Tests</w:t>
      </w:r>
      <w:commentRangeEnd w:id="48"/>
      <w:r w:rsidR="00E347DB">
        <w:rPr>
          <w:rStyle w:val="CommentReference"/>
        </w:rPr>
        <w:commentReference w:id="48"/>
      </w:r>
    </w:p>
    <w:p w14:paraId="6C12CF23" w14:textId="02093F7A" w:rsidR="001E4E8C" w:rsidRDefault="00213C52" w:rsidP="00C040BA">
      <w:pPr>
        <w:pStyle w:val="ListParagraph"/>
        <w:widowControl/>
        <w:spacing w:line="240" w:lineRule="auto"/>
        <w:ind w:left="1614"/>
        <w:rPr>
          <w:rFonts w:ascii="Times New Roman" w:hAnsi="Times New Roman" w:cs="Times New Roman"/>
        </w:rPr>
      </w:pPr>
      <w:r w:rsidRPr="00213C52">
        <w:rPr>
          <w:rFonts w:ascii="Times New Roman" w:hAnsi="Times New Roman" w:cs="Times New Roman"/>
        </w:rPr>
        <w:t xml:space="preserve">Due to insufficient data size and the non-normal distribution of </w:t>
      </w:r>
      <w:proofErr w:type="spellStart"/>
      <w:r w:rsidRPr="00213C52">
        <w:rPr>
          <w:rFonts w:ascii="Times New Roman" w:hAnsi="Times New Roman" w:cs="Times New Roman"/>
        </w:rPr>
        <w:t>M_total</w:t>
      </w:r>
      <w:proofErr w:type="spellEnd"/>
      <w:r w:rsidRPr="00213C52">
        <w:rPr>
          <w:rFonts w:ascii="Times New Roman" w:hAnsi="Times New Roman" w:cs="Times New Roman"/>
        </w:rPr>
        <w:t>, the Kruskal-</w:t>
      </w:r>
      <w:proofErr w:type="gramStart"/>
      <w:r w:rsidRPr="00213C52">
        <w:rPr>
          <w:rFonts w:ascii="Times New Roman" w:hAnsi="Times New Roman" w:cs="Times New Roman"/>
        </w:rPr>
        <w:t>Wallis</w:t>
      </w:r>
      <w:proofErr w:type="gramEnd"/>
      <w:r w:rsidRPr="00213C52">
        <w:rPr>
          <w:rFonts w:ascii="Times New Roman" w:hAnsi="Times New Roman" w:cs="Times New Roman"/>
        </w:rPr>
        <w:t xml:space="preserve"> test is used.</w:t>
      </w:r>
    </w:p>
    <w:p w14:paraId="3657DC75" w14:textId="4A2FD798" w:rsidR="00223FBB" w:rsidRDefault="00223FBB" w:rsidP="00223FBB">
      <w:pPr>
        <w:pStyle w:val="ListParagraph"/>
        <w:widowControl/>
        <w:spacing w:line="240" w:lineRule="auto"/>
        <w:ind w:left="1614"/>
        <w:rPr>
          <w:rFonts w:ascii="Times New Roman" w:hAnsi="Times New Roman" w:cs="Times New Roman"/>
        </w:rPr>
      </w:pPr>
      <w:r w:rsidRPr="001E4E8C">
        <w:rPr>
          <w:rFonts w:ascii="Times New Roman" w:hAnsi="Times New Roman" w:cs="Times New Roman"/>
          <w:noProof/>
        </w:rPr>
        <w:drawing>
          <wp:inline distT="0" distB="0" distL="0" distR="0" wp14:anchorId="286ECD71" wp14:editId="26F4D056">
            <wp:extent cx="4129430" cy="717550"/>
            <wp:effectExtent l="0" t="0" r="4445" b="6350"/>
            <wp:docPr id="913934694" name="圖片 1"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4694" name="圖片 1" descr="一張含有 文字, 字型, 數字, 螢幕擷取畫面 的圖片&#10;&#10;自動產生的描述"/>
                    <pic:cNvPicPr/>
                  </pic:nvPicPr>
                  <pic:blipFill rotWithShape="1">
                    <a:blip r:embed="rId13"/>
                    <a:srcRect r="29328" b="53488"/>
                    <a:stretch/>
                  </pic:blipFill>
                  <pic:spPr bwMode="auto">
                    <a:xfrm>
                      <a:off x="0" y="0"/>
                      <a:ext cx="4131727" cy="717949"/>
                    </a:xfrm>
                    <a:prstGeom prst="rect">
                      <a:avLst/>
                    </a:prstGeom>
                    <a:ln>
                      <a:noFill/>
                    </a:ln>
                    <a:extLst>
                      <a:ext uri="{53640926-AAD7-44D8-BBD7-CCE9431645EC}">
                        <a14:shadowObscured xmlns:a14="http://schemas.microsoft.com/office/drawing/2010/main"/>
                      </a:ext>
                    </a:extLst>
                  </pic:spPr>
                </pic:pic>
              </a:graphicData>
            </a:graphic>
          </wp:inline>
        </w:drawing>
      </w:r>
    </w:p>
    <w:p w14:paraId="13FCAA8A" w14:textId="4E742E2E" w:rsidR="00223FBB" w:rsidRDefault="00213C52" w:rsidP="00C040BA">
      <w:pPr>
        <w:pStyle w:val="ListParagraph"/>
        <w:widowControl/>
        <w:spacing w:line="240" w:lineRule="auto"/>
        <w:ind w:left="1331"/>
        <w:jc w:val="both"/>
        <w:rPr>
          <w:rFonts w:ascii="Times New Roman" w:hAnsi="Times New Roman" w:cs="Times New Roman"/>
        </w:rPr>
      </w:pPr>
      <w:r w:rsidRPr="00213C52">
        <w:rPr>
          <w:rFonts w:ascii="Times New Roman" w:hAnsi="Times New Roman" w:cs="Times New Roman"/>
        </w:rPr>
        <w:lastRenderedPageBreak/>
        <w:t>This result indicates that there is no significant difference in the distribution of scores among different groups (</w:t>
      </w:r>
      <w:proofErr w:type="spellStart"/>
      <w:r w:rsidRPr="00213C52">
        <w:rPr>
          <w:rFonts w:ascii="Times New Roman" w:hAnsi="Times New Roman" w:cs="Times New Roman"/>
        </w:rPr>
        <w:t>C_total</w:t>
      </w:r>
      <w:proofErr w:type="spellEnd"/>
      <w:r w:rsidRPr="00213C52">
        <w:rPr>
          <w:rFonts w:ascii="Times New Roman" w:hAnsi="Times New Roman" w:cs="Times New Roman"/>
        </w:rPr>
        <w:t xml:space="preserve">, </w:t>
      </w:r>
      <w:proofErr w:type="spellStart"/>
      <w:r w:rsidRPr="00213C52">
        <w:rPr>
          <w:rFonts w:ascii="Times New Roman" w:hAnsi="Times New Roman" w:cs="Times New Roman"/>
        </w:rPr>
        <w:t>E_total</w:t>
      </w:r>
      <w:proofErr w:type="spellEnd"/>
      <w:r w:rsidRPr="00213C52">
        <w:rPr>
          <w:rFonts w:ascii="Times New Roman" w:hAnsi="Times New Roman" w:cs="Times New Roman"/>
        </w:rPr>
        <w:t xml:space="preserve">, </w:t>
      </w:r>
      <w:proofErr w:type="spellStart"/>
      <w:r w:rsidRPr="00213C52">
        <w:rPr>
          <w:rFonts w:ascii="Times New Roman" w:hAnsi="Times New Roman" w:cs="Times New Roman"/>
        </w:rPr>
        <w:t>M_total</w:t>
      </w:r>
      <w:proofErr w:type="spellEnd"/>
      <w:r w:rsidRPr="00213C52">
        <w:rPr>
          <w:rFonts w:ascii="Times New Roman" w:hAnsi="Times New Roman" w:cs="Times New Roman"/>
        </w:rPr>
        <w:t>) (p-value = 0.891 &gt; 0.05). Thus, we fail to reject the null hypothesis, suggesting that there is no significant difference between groups.</w:t>
      </w:r>
    </w:p>
    <w:p w14:paraId="24EA81B4" w14:textId="77777777" w:rsidR="00F2353D" w:rsidRDefault="00F2353D" w:rsidP="00C040BA">
      <w:pPr>
        <w:pStyle w:val="ListParagraph"/>
        <w:widowControl/>
        <w:spacing w:line="240" w:lineRule="auto"/>
        <w:ind w:left="1331"/>
        <w:jc w:val="both"/>
        <w:rPr>
          <w:rFonts w:ascii="Times New Roman" w:hAnsi="Times New Roman" w:cs="Times New Roman"/>
        </w:rPr>
      </w:pPr>
    </w:p>
    <w:p w14:paraId="58AAF7F9" w14:textId="67A8BEE9" w:rsidR="00223FBB" w:rsidRDefault="00223FBB" w:rsidP="00223FBB">
      <w:pPr>
        <w:pStyle w:val="ListParagraph"/>
        <w:widowControl/>
        <w:numPr>
          <w:ilvl w:val="0"/>
          <w:numId w:val="8"/>
        </w:numPr>
        <w:spacing w:line="240" w:lineRule="auto"/>
        <w:rPr>
          <w:rFonts w:ascii="Times New Roman" w:hAnsi="Times New Roman" w:cs="Times New Roman"/>
        </w:rPr>
      </w:pPr>
      <w:r w:rsidRPr="00223FBB">
        <w:rPr>
          <w:rFonts w:ascii="Times New Roman" w:hAnsi="Times New Roman" w:cs="Times New Roman"/>
        </w:rPr>
        <w:t>Post-hoc Tests</w:t>
      </w:r>
    </w:p>
    <w:p w14:paraId="248FA171" w14:textId="25A87B0E" w:rsidR="00223FBB" w:rsidRDefault="00223FBB" w:rsidP="00213C52">
      <w:pPr>
        <w:pStyle w:val="ListParagraph"/>
        <w:widowControl/>
        <w:spacing w:line="240" w:lineRule="auto"/>
        <w:ind w:left="1614"/>
        <w:jc w:val="both"/>
      </w:pPr>
      <w:r w:rsidRPr="001E4E8C">
        <w:rPr>
          <w:rFonts w:ascii="Times New Roman" w:hAnsi="Times New Roman" w:cs="Times New Roman"/>
          <w:noProof/>
        </w:rPr>
        <w:drawing>
          <wp:inline distT="0" distB="0" distL="0" distR="0" wp14:anchorId="67E8E176" wp14:editId="693ABA29">
            <wp:extent cx="5274310" cy="751205"/>
            <wp:effectExtent l="0" t="0" r="2540" b="0"/>
            <wp:docPr id="853443913" name="圖片 1"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4694" name="圖片 1" descr="一張含有 文字, 字型, 數字, 螢幕擷取畫面 的圖片&#10;&#10;自動產生的描述"/>
                    <pic:cNvPicPr/>
                  </pic:nvPicPr>
                  <pic:blipFill rotWithShape="1">
                    <a:blip r:embed="rId13"/>
                    <a:srcRect t="46056"/>
                    <a:stretch/>
                  </pic:blipFill>
                  <pic:spPr bwMode="auto">
                    <a:xfrm>
                      <a:off x="0" y="0"/>
                      <a:ext cx="5274310" cy="751205"/>
                    </a:xfrm>
                    <a:prstGeom prst="rect">
                      <a:avLst/>
                    </a:prstGeom>
                    <a:ln>
                      <a:noFill/>
                    </a:ln>
                    <a:extLst>
                      <a:ext uri="{53640926-AAD7-44D8-BBD7-CCE9431645EC}">
                        <a14:shadowObscured xmlns:a14="http://schemas.microsoft.com/office/drawing/2010/main"/>
                      </a:ext>
                    </a:extLst>
                  </pic:spPr>
                </pic:pic>
              </a:graphicData>
            </a:graphic>
          </wp:inline>
        </w:drawing>
      </w:r>
      <w:r w:rsidR="00213C52" w:rsidRPr="00213C52">
        <w:t xml:space="preserve"> </w:t>
      </w:r>
      <w:r w:rsidR="00213C52" w:rsidRPr="00213C52">
        <w:rPr>
          <w:rFonts w:ascii="Times New Roman" w:hAnsi="Times New Roman" w:cs="Times New Roman"/>
        </w:rPr>
        <w:t xml:space="preserve">The paired t-test further confirmed this result, showing that the comparisons between each group are not significant. </w:t>
      </w:r>
    </w:p>
    <w:p w14:paraId="4335F741" w14:textId="722B2FB6" w:rsidR="00223FBB" w:rsidRPr="001E4E8C" w:rsidRDefault="00223FBB" w:rsidP="00223FBB">
      <w:pPr>
        <w:pStyle w:val="ListParagraph"/>
        <w:widowControl/>
        <w:spacing w:line="240" w:lineRule="auto"/>
        <w:ind w:left="1614"/>
        <w:rPr>
          <w:rFonts w:ascii="Times New Roman" w:hAnsi="Times New Roman" w:cs="Times New Roman"/>
        </w:rPr>
      </w:pPr>
    </w:p>
    <w:p w14:paraId="3862C7CC" w14:textId="77777777" w:rsidR="008C3357" w:rsidRDefault="00017B87" w:rsidP="008C3357">
      <w:pPr>
        <w:pStyle w:val="ListParagraph"/>
        <w:widowControl/>
        <w:numPr>
          <w:ilvl w:val="0"/>
          <w:numId w:val="17"/>
        </w:numPr>
        <w:rPr>
          <w:rFonts w:ascii="Times New Roman" w:hAnsi="Times New Roman" w:cs="Times New Roman"/>
        </w:rPr>
      </w:pPr>
      <w:r w:rsidRPr="001E2315">
        <w:rPr>
          <w:rFonts w:ascii="Times New Roman" w:hAnsi="Times New Roman" w:cs="Times New Roman"/>
        </w:rPr>
        <w:t>Effect Size:</w:t>
      </w:r>
    </w:p>
    <w:p w14:paraId="16808365" w14:textId="5B3D66A6" w:rsidR="008C3357" w:rsidRDefault="008C3357" w:rsidP="008C3357">
      <w:pPr>
        <w:pStyle w:val="ListParagraph"/>
        <w:widowControl/>
        <w:ind w:left="1331"/>
        <w:jc w:val="center"/>
        <w:rPr>
          <w:rFonts w:ascii="Times New Roman" w:hAnsi="Times New Roman" w:cs="Times New Roman"/>
        </w:rPr>
      </w:pPr>
      <w:r w:rsidRPr="00223FBB">
        <w:rPr>
          <w:rFonts w:ascii="Times New Roman" w:hAnsi="Times New Roman" w:cs="Times New Roman"/>
          <w:noProof/>
        </w:rPr>
        <w:drawing>
          <wp:inline distT="0" distB="0" distL="0" distR="0" wp14:anchorId="5D97C78B" wp14:editId="57573ED4">
            <wp:extent cx="2954215" cy="594446"/>
            <wp:effectExtent l="0" t="0" r="0" b="0"/>
            <wp:docPr id="129080064"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064" name="圖片 1" descr="一張含有 文字, 字型, 螢幕擷取畫面, 白色 的圖片&#10;&#10;自動產生的描述"/>
                    <pic:cNvPicPr/>
                  </pic:nvPicPr>
                  <pic:blipFill>
                    <a:blip r:embed="rId14"/>
                    <a:stretch>
                      <a:fillRect/>
                    </a:stretch>
                  </pic:blipFill>
                  <pic:spPr>
                    <a:xfrm>
                      <a:off x="0" y="0"/>
                      <a:ext cx="2976388" cy="598908"/>
                    </a:xfrm>
                    <a:prstGeom prst="rect">
                      <a:avLst/>
                    </a:prstGeom>
                  </pic:spPr>
                </pic:pic>
              </a:graphicData>
            </a:graphic>
          </wp:inline>
        </w:drawing>
      </w:r>
    </w:p>
    <w:p w14:paraId="2576A4CA" w14:textId="7DC97B95" w:rsidR="00C040BA" w:rsidRPr="008C3357" w:rsidRDefault="008C3357" w:rsidP="00C040BA">
      <w:pPr>
        <w:pStyle w:val="ListParagraph"/>
        <w:widowControl/>
        <w:spacing w:line="240" w:lineRule="auto"/>
        <w:ind w:left="1331"/>
        <w:jc w:val="both"/>
        <w:rPr>
          <w:rFonts w:ascii="Times New Roman" w:hAnsi="Times New Roman" w:cs="Times New Roman"/>
        </w:rPr>
      </w:pPr>
      <w:r w:rsidRPr="008C3357">
        <w:rPr>
          <w:rFonts w:ascii="Times New Roman" w:hAnsi="Times New Roman" w:cs="Times New Roman"/>
        </w:rPr>
        <w:t>The effect size of -0.0310 indicates that there is a very small proportion of variance in scores that can be explained by the different music stimulus groups. This supports previous findings that there are no significant differences between the groups. Therefore, it can be concluded that even if there are significant differences in score changes before and after music stimulation, the effect size is very small.</w:t>
      </w:r>
    </w:p>
    <w:p w14:paraId="04B7F0D1" w14:textId="77777777" w:rsidR="008C3357" w:rsidRDefault="00017B87" w:rsidP="008C3357">
      <w:pPr>
        <w:pStyle w:val="ListParagraph"/>
        <w:widowControl/>
        <w:numPr>
          <w:ilvl w:val="0"/>
          <w:numId w:val="17"/>
        </w:numPr>
        <w:rPr>
          <w:rFonts w:ascii="Times New Roman" w:hAnsi="Times New Roman" w:cs="Times New Roman"/>
        </w:rPr>
      </w:pPr>
      <w:r w:rsidRPr="001E2315">
        <w:rPr>
          <w:rFonts w:ascii="Times New Roman" w:hAnsi="Times New Roman" w:cs="Times New Roman"/>
        </w:rPr>
        <w:t>Decision:</w:t>
      </w:r>
    </w:p>
    <w:p w14:paraId="47FADBA4" w14:textId="1F7CA72B" w:rsidR="00C040BA" w:rsidRDefault="008C3357" w:rsidP="00C040BA">
      <w:pPr>
        <w:pStyle w:val="ListParagraph"/>
        <w:widowControl/>
        <w:spacing w:line="240" w:lineRule="auto"/>
        <w:ind w:left="1331"/>
        <w:jc w:val="both"/>
        <w:rPr>
          <w:rFonts w:ascii="Times New Roman" w:hAnsi="Times New Roman" w:cs="Times New Roman"/>
        </w:rPr>
      </w:pPr>
      <w:r w:rsidRPr="008C3357">
        <w:rPr>
          <w:rFonts w:ascii="Times New Roman" w:hAnsi="Times New Roman" w:cs="Times New Roman"/>
        </w:rPr>
        <w:t>Based on the results of the Kruskal-</w:t>
      </w:r>
      <w:r w:rsidR="002D705B" w:rsidRPr="008C3357">
        <w:rPr>
          <w:rFonts w:ascii="Times New Roman" w:hAnsi="Times New Roman" w:cs="Times New Roman"/>
        </w:rPr>
        <w:t>Wallis’s</w:t>
      </w:r>
      <w:r w:rsidRPr="008C3357">
        <w:rPr>
          <w:rFonts w:ascii="Times New Roman" w:hAnsi="Times New Roman" w:cs="Times New Roman"/>
        </w:rPr>
        <w:t xml:space="preserve"> test and post-hoc tests, </w:t>
      </w:r>
      <w:r w:rsidRPr="00F2353D">
        <w:rPr>
          <w:rFonts w:ascii="Times New Roman" w:hAnsi="Times New Roman" w:cs="Times New Roman"/>
          <w:b/>
          <w:bCs/>
        </w:rPr>
        <w:t>there are no significant differences between the different types of music.</w:t>
      </w:r>
    </w:p>
    <w:p w14:paraId="22E672A9" w14:textId="77777777" w:rsidR="002D705B" w:rsidRPr="001B2CEA" w:rsidRDefault="002D705B" w:rsidP="00C040BA">
      <w:pPr>
        <w:pStyle w:val="ListParagraph"/>
        <w:widowControl/>
        <w:spacing w:line="240" w:lineRule="auto"/>
        <w:ind w:left="1331"/>
        <w:jc w:val="both"/>
        <w:rPr>
          <w:rFonts w:ascii="Times New Roman" w:hAnsi="Times New Roman" w:cs="Times New Roman"/>
        </w:rPr>
      </w:pPr>
    </w:p>
    <w:p w14:paraId="0B012D71" w14:textId="77777777" w:rsidR="00FD5F30" w:rsidRDefault="00FD5F30" w:rsidP="00FD5F30">
      <w:pPr>
        <w:pStyle w:val="ListParagraph"/>
        <w:widowControl/>
        <w:numPr>
          <w:ilvl w:val="0"/>
          <w:numId w:val="3"/>
        </w:numPr>
        <w:rPr>
          <w:rFonts w:ascii="Times New Roman" w:hAnsi="Times New Roman" w:cs="Times New Roman"/>
          <w:b/>
          <w:bCs/>
        </w:rPr>
      </w:pPr>
      <w:r w:rsidRPr="00FD5F30">
        <w:rPr>
          <w:rFonts w:ascii="Times New Roman" w:hAnsi="Times New Roman" w:cs="Times New Roman"/>
          <w:b/>
          <w:bCs/>
        </w:rPr>
        <w:t>Estimation of sample size (for preliminary study)</w:t>
      </w:r>
    </w:p>
    <w:p w14:paraId="128F09DD" w14:textId="6AAE83C9" w:rsidR="00C95A71" w:rsidRDefault="00C95A71" w:rsidP="00C95A71">
      <w:pPr>
        <w:pStyle w:val="ListParagraph"/>
        <w:widowControl/>
        <w:ind w:left="480"/>
        <w:jc w:val="center"/>
        <w:rPr>
          <w:rFonts w:ascii="Times New Roman" w:hAnsi="Times New Roman" w:cs="Times New Roman"/>
          <w:b/>
          <w:bCs/>
        </w:rPr>
      </w:pPr>
      <w:commentRangeStart w:id="49"/>
      <w:r>
        <w:rPr>
          <w:rFonts w:ascii="Times New Roman" w:hAnsi="Times New Roman" w:cs="Times New Roman"/>
          <w:b/>
          <w:bCs/>
          <w:noProof/>
        </w:rPr>
        <w:lastRenderedPageBreak/>
        <w:drawing>
          <wp:inline distT="0" distB="0" distL="0" distR="0" wp14:anchorId="44029DF2" wp14:editId="030325FD">
            <wp:extent cx="4519795" cy="2679896"/>
            <wp:effectExtent l="0" t="0" r="0" b="6350"/>
            <wp:docPr id="661399959" name="圖片 2" descr="一張含有 文字, 圖表, 螢幕擷取畫面,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9959" name="圖片 2" descr="一張含有 文字, 圖表, 螢幕擷取畫面, 方案 的圖片&#10;&#10;自動產生的描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7417" cy="2731849"/>
                    </a:xfrm>
                    <a:prstGeom prst="rect">
                      <a:avLst/>
                    </a:prstGeom>
                    <a:noFill/>
                  </pic:spPr>
                </pic:pic>
              </a:graphicData>
            </a:graphic>
          </wp:inline>
        </w:drawing>
      </w:r>
      <w:commentRangeEnd w:id="49"/>
      <w:r w:rsidR="00766D3F">
        <w:rPr>
          <w:rStyle w:val="CommentReference"/>
        </w:rPr>
        <w:commentReference w:id="49"/>
      </w:r>
    </w:p>
    <w:p w14:paraId="63714003" w14:textId="5E6DD209" w:rsidR="004E2494" w:rsidRPr="008C3357" w:rsidRDefault="00EE2DA9" w:rsidP="00C95A71">
      <w:pPr>
        <w:pStyle w:val="ListParagraph"/>
        <w:widowControl/>
        <w:ind w:left="480"/>
        <w:jc w:val="center"/>
        <w:rPr>
          <w:rFonts w:ascii="Times New Roman" w:hAnsi="Times New Roman" w:cs="Times New Roman"/>
          <w:b/>
          <w:bCs/>
        </w:rPr>
      </w:pPr>
      <w:r>
        <w:rPr>
          <w:rFonts w:ascii="Times New Roman" w:hAnsi="Times New Roman" w:cs="Times New Roman"/>
          <w:b/>
          <w:bCs/>
          <w:noProof/>
        </w:rPr>
        <w:drawing>
          <wp:inline distT="0" distB="0" distL="0" distR="0" wp14:anchorId="16CC36B0" wp14:editId="0DEEE216">
            <wp:extent cx="4227341" cy="2507915"/>
            <wp:effectExtent l="0" t="0" r="1905" b="6985"/>
            <wp:docPr id="337975024" name="圖片 4" descr="一張含有 圖表, 文字,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5024" name="圖片 4" descr="一張含有 圖表, 文字, 螢幕擷取畫面, 行 的圖片&#10;&#10;自動產生的描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735" cy="2527133"/>
                    </a:xfrm>
                    <a:prstGeom prst="rect">
                      <a:avLst/>
                    </a:prstGeom>
                    <a:noFill/>
                  </pic:spPr>
                </pic:pic>
              </a:graphicData>
            </a:graphic>
          </wp:inline>
        </w:drawing>
      </w:r>
      <w:r w:rsidR="004E2494" w:rsidRPr="004E2494">
        <w:rPr>
          <w:rFonts w:ascii="Times New Roman" w:hAnsi="Times New Roman" w:cs="Times New Roman" w:hint="eastAsia"/>
          <w:b/>
          <w:bCs/>
          <w:sz w:val="28"/>
          <w:szCs w:val="28"/>
        </w:rPr>
        <w:t>Distribution of sample size by state</w:t>
      </w:r>
    </w:p>
    <w:p w14:paraId="398F3CDC" w14:textId="43BA06E2" w:rsidR="008C3357" w:rsidRDefault="008C3357" w:rsidP="008C3357">
      <w:pPr>
        <w:pStyle w:val="ListParagraph"/>
        <w:widowControl/>
        <w:ind w:left="480"/>
        <w:jc w:val="center"/>
        <w:rPr>
          <w:rFonts w:ascii="Times New Roman" w:hAnsi="Times New Roman" w:cs="Times New Roman"/>
        </w:rPr>
      </w:pPr>
      <w:r w:rsidRPr="008C3357">
        <w:rPr>
          <w:rFonts w:ascii="Times New Roman" w:hAnsi="Times New Roman" w:cs="Times New Roman"/>
          <w:noProof/>
        </w:rPr>
        <w:drawing>
          <wp:inline distT="0" distB="0" distL="0" distR="0" wp14:anchorId="52A6D1C9" wp14:editId="18B7B132">
            <wp:extent cx="3245017" cy="1409772"/>
            <wp:effectExtent l="0" t="0" r="0" b="0"/>
            <wp:docPr id="1461241436" name="圖片 1" descr="一張含有 文字, 字型, 螢幕擷取畫面,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1436" name="圖片 1" descr="一張含有 文字, 字型, 螢幕擷取畫面, 代數 的圖片&#10;&#10;自動產生的描述"/>
                    <pic:cNvPicPr/>
                  </pic:nvPicPr>
                  <pic:blipFill>
                    <a:blip r:embed="rId17"/>
                    <a:stretch>
                      <a:fillRect/>
                    </a:stretch>
                  </pic:blipFill>
                  <pic:spPr>
                    <a:xfrm>
                      <a:off x="0" y="0"/>
                      <a:ext cx="3245017" cy="1409772"/>
                    </a:xfrm>
                    <a:prstGeom prst="rect">
                      <a:avLst/>
                    </a:prstGeom>
                  </pic:spPr>
                </pic:pic>
              </a:graphicData>
            </a:graphic>
          </wp:inline>
        </w:drawing>
      </w:r>
    </w:p>
    <w:p w14:paraId="065A633C" w14:textId="4C7ED708" w:rsidR="008C3357" w:rsidRDefault="008C3357" w:rsidP="003F3F6A">
      <w:pPr>
        <w:pStyle w:val="ListParagraph"/>
        <w:widowControl/>
        <w:ind w:left="480"/>
        <w:jc w:val="both"/>
        <w:rPr>
          <w:rFonts w:ascii="Times New Roman" w:hAnsi="Times New Roman" w:cs="Times New Roman"/>
        </w:rPr>
      </w:pPr>
      <w:commentRangeStart w:id="50"/>
      <w:r w:rsidRPr="008C3357">
        <w:rPr>
          <w:rFonts w:ascii="Times New Roman" w:hAnsi="Times New Roman" w:cs="Times New Roman"/>
        </w:rPr>
        <w:t xml:space="preserve">Based on the current results, if we want to achieve a power of 0.8 in future studies and be able to detect a medium effect size (0.5), </w:t>
      </w:r>
      <w:r w:rsidRPr="000773E2">
        <w:rPr>
          <w:rFonts w:ascii="Times New Roman" w:hAnsi="Times New Roman" w:cs="Times New Roman"/>
          <w:b/>
          <w:bCs/>
        </w:rPr>
        <w:t>we need approximately 34 pairs of matched samples.</w:t>
      </w:r>
      <w:r w:rsidRPr="008C3357">
        <w:rPr>
          <w:rFonts w:ascii="Times New Roman" w:hAnsi="Times New Roman" w:cs="Times New Roman"/>
        </w:rPr>
        <w:t xml:space="preserve"> </w:t>
      </w:r>
      <w:commentRangeEnd w:id="50"/>
      <w:r w:rsidR="00766D3F">
        <w:rPr>
          <w:rStyle w:val="CommentReference"/>
        </w:rPr>
        <w:commentReference w:id="50"/>
      </w:r>
      <w:r w:rsidRPr="008C3357">
        <w:rPr>
          <w:rFonts w:ascii="Times New Roman" w:hAnsi="Times New Roman" w:cs="Times New Roman"/>
        </w:rPr>
        <w:t>This will ensure that our study design has sufficient statistical power to detect significant differences.</w:t>
      </w:r>
    </w:p>
    <w:p w14:paraId="5499BF0B" w14:textId="77777777" w:rsidR="003F3F6A" w:rsidRPr="004E2494" w:rsidRDefault="003F3F6A" w:rsidP="008C3357">
      <w:pPr>
        <w:pStyle w:val="ListParagraph"/>
        <w:widowControl/>
        <w:ind w:left="480"/>
        <w:rPr>
          <w:rFonts w:ascii="Times New Roman" w:hAnsi="Times New Roman" w:cs="Times New Roman"/>
        </w:rPr>
      </w:pPr>
    </w:p>
    <w:p w14:paraId="7D9D3D70" w14:textId="20347640" w:rsidR="002067E4" w:rsidRPr="00C95A71" w:rsidRDefault="00FD5F30" w:rsidP="003F3F6A">
      <w:pPr>
        <w:pStyle w:val="ListParagraph"/>
        <w:widowControl/>
        <w:numPr>
          <w:ilvl w:val="0"/>
          <w:numId w:val="3"/>
        </w:numPr>
        <w:rPr>
          <w:rFonts w:ascii="Times New Roman" w:hAnsi="Times New Roman" w:cs="Times New Roman"/>
          <w:color w:val="333333"/>
          <w:shd w:val="clear" w:color="auto" w:fill="FFFFFF"/>
        </w:rPr>
      </w:pPr>
      <w:r w:rsidRPr="00FD5F30">
        <w:rPr>
          <w:rFonts w:ascii="Times New Roman" w:hAnsi="Times New Roman" w:cs="Times New Roman"/>
          <w:b/>
          <w:bCs/>
        </w:rPr>
        <w:t>Brief conclusion at the status</w:t>
      </w:r>
    </w:p>
    <w:p w14:paraId="7B6404B7" w14:textId="57B2FE28" w:rsidR="00C95A71" w:rsidRPr="000773E2" w:rsidRDefault="00C95A71" w:rsidP="00C95A71">
      <w:pPr>
        <w:pStyle w:val="ListParagraph"/>
        <w:widowControl/>
        <w:ind w:left="480"/>
        <w:rPr>
          <w:rFonts w:ascii="Times New Roman" w:hAnsi="Times New Roman" w:cs="Times New Roman"/>
          <w:shd w:val="clear" w:color="auto" w:fill="FFFFFF"/>
        </w:rPr>
      </w:pPr>
      <w:r w:rsidRPr="00C95A71">
        <w:rPr>
          <w:rFonts w:ascii="Times New Roman" w:hAnsi="Times New Roman" w:cs="Times New Roman"/>
          <w:color w:val="333333"/>
          <w:shd w:val="clear" w:color="auto" w:fill="FFFFFF"/>
        </w:rPr>
        <w:lastRenderedPageBreak/>
        <w:t>1.</w:t>
      </w:r>
      <w:r w:rsidRPr="000773E2">
        <w:rPr>
          <w:rFonts w:ascii="Times New Roman" w:hAnsi="Times New Roman" w:cs="Times New Roman"/>
          <w:shd w:val="clear" w:color="auto" w:fill="FFFFFF"/>
        </w:rPr>
        <w:t xml:space="preserve"> </w:t>
      </w:r>
      <w:r w:rsidRPr="000773E2">
        <w:rPr>
          <w:rFonts w:ascii="Times New Roman" w:hAnsi="Times New Roman" w:cs="Times New Roman"/>
          <w:b/>
          <w:bCs/>
          <w:shd w:val="clear" w:color="auto" w:fill="FFFFFF"/>
        </w:rPr>
        <w:t>Differences between Relaxation State and Various Types of Music</w:t>
      </w:r>
    </w:p>
    <w:p w14:paraId="716145BF" w14:textId="54CBA01B" w:rsidR="00C95A71" w:rsidRPr="000773E2" w:rsidRDefault="00C95A71" w:rsidP="00C95A71">
      <w:pPr>
        <w:pStyle w:val="ListParagraph"/>
        <w:widowControl/>
        <w:numPr>
          <w:ilvl w:val="0"/>
          <w:numId w:val="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is a significant difference between the relaxation state and electronic music.</w:t>
      </w:r>
    </w:p>
    <w:p w14:paraId="3BBDA221" w14:textId="09662BC2" w:rsidR="00C95A71" w:rsidRPr="000773E2" w:rsidRDefault="00C95A71" w:rsidP="00C95A71">
      <w:pPr>
        <w:pStyle w:val="ListParagraph"/>
        <w:widowControl/>
        <w:numPr>
          <w:ilvl w:val="0"/>
          <w:numId w:val="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is no significant difference between the relaxation state and classical music, but it is very close to the significance level.</w:t>
      </w:r>
    </w:p>
    <w:p w14:paraId="783FDE21" w14:textId="26AFF930" w:rsidR="00C95A71" w:rsidRPr="00C95A71" w:rsidRDefault="000773E2" w:rsidP="000773E2">
      <w:pPr>
        <w:pStyle w:val="ListParagraph"/>
        <w:widowControl/>
        <w:numPr>
          <w:ilvl w:val="0"/>
          <w:numId w:val="8"/>
        </w:numPr>
        <w:rPr>
          <w:rFonts w:ascii="Times New Roman" w:hAnsi="Times New Roman" w:cs="Times New Roman"/>
          <w:color w:val="333333"/>
          <w:shd w:val="clear" w:color="auto" w:fill="FFFFFF"/>
        </w:rPr>
      </w:pPr>
      <w:r w:rsidRPr="000773E2">
        <w:rPr>
          <w:rFonts w:ascii="Times New Roman" w:hAnsi="Times New Roman" w:cs="Times New Roman"/>
          <w:shd w:val="clear" w:color="auto" w:fill="FFFFFF"/>
        </w:rPr>
        <w:t xml:space="preserve">There is no significant difference between the relaxation state and </w:t>
      </w:r>
      <w:r>
        <w:rPr>
          <w:rFonts w:ascii="Times New Roman" w:hAnsi="Times New Roman" w:cs="Times New Roman" w:hint="eastAsia"/>
          <w:shd w:val="clear" w:color="auto" w:fill="FFFFFF"/>
        </w:rPr>
        <w:t>metal</w:t>
      </w:r>
      <w:r w:rsidRPr="000773E2">
        <w:rPr>
          <w:rFonts w:ascii="Times New Roman" w:hAnsi="Times New Roman" w:cs="Times New Roman"/>
          <w:shd w:val="clear" w:color="auto" w:fill="FFFFFF"/>
        </w:rPr>
        <w:t xml:space="preserve"> music</w:t>
      </w:r>
      <w:r>
        <w:rPr>
          <w:rFonts w:ascii="Times New Roman" w:hAnsi="Times New Roman" w:cs="Times New Roman" w:hint="eastAsia"/>
          <w:shd w:val="clear" w:color="auto" w:fill="FFFFFF"/>
        </w:rPr>
        <w:t>.</w:t>
      </w:r>
    </w:p>
    <w:p w14:paraId="2DC5AEBC" w14:textId="77777777" w:rsidR="00C95A71" w:rsidRPr="000773E2" w:rsidRDefault="00C95A71" w:rsidP="00C95A71">
      <w:pPr>
        <w:pStyle w:val="ListParagraph"/>
        <w:widowControl/>
        <w:ind w:left="480"/>
        <w:rPr>
          <w:rFonts w:ascii="Times New Roman" w:hAnsi="Times New Roman" w:cs="Times New Roman"/>
          <w:shd w:val="clear" w:color="auto" w:fill="FFFFFF"/>
        </w:rPr>
      </w:pPr>
      <w:r w:rsidRPr="00C95A71">
        <w:rPr>
          <w:rFonts w:ascii="Times New Roman" w:hAnsi="Times New Roman" w:cs="Times New Roman"/>
          <w:color w:val="333333"/>
          <w:shd w:val="clear" w:color="auto" w:fill="FFFFFF"/>
        </w:rPr>
        <w:t>2.</w:t>
      </w:r>
      <w:r w:rsidRPr="000773E2">
        <w:rPr>
          <w:rFonts w:ascii="Times New Roman" w:hAnsi="Times New Roman" w:cs="Times New Roman"/>
          <w:b/>
          <w:bCs/>
          <w:shd w:val="clear" w:color="auto" w:fill="FFFFFF"/>
        </w:rPr>
        <w:t xml:space="preserve"> Differences among Different Types of Music</w:t>
      </w:r>
    </w:p>
    <w:p w14:paraId="5BF71EC4" w14:textId="6F50EBB8" w:rsidR="00C95A71" w:rsidRDefault="00C95A71" w:rsidP="00C95A71">
      <w:pPr>
        <w:pStyle w:val="ListParagraph"/>
        <w:widowControl/>
        <w:numPr>
          <w:ilvl w:val="0"/>
          <w:numId w:val="2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are no significant differences among different types of music (classical, electronic, metal).</w:t>
      </w:r>
    </w:p>
    <w:p w14:paraId="69F8B818" w14:textId="77777777" w:rsidR="00FD0A57" w:rsidRPr="000773E2" w:rsidRDefault="00FD0A57" w:rsidP="00FD0A57">
      <w:pPr>
        <w:pStyle w:val="ListParagraph"/>
        <w:widowControl/>
        <w:ind w:left="1614"/>
        <w:rPr>
          <w:rFonts w:ascii="Times New Roman" w:hAnsi="Times New Roman" w:cs="Times New Roman"/>
          <w:shd w:val="clear" w:color="auto" w:fill="FFFFFF"/>
        </w:rPr>
      </w:pPr>
    </w:p>
    <w:p w14:paraId="2C033DDF" w14:textId="138B27E1" w:rsidR="009A1833" w:rsidRDefault="002F30F8" w:rsidP="002F30F8">
      <w:pPr>
        <w:pStyle w:val="ListParagraph"/>
        <w:widowControl/>
        <w:numPr>
          <w:ilvl w:val="0"/>
          <w:numId w:val="3"/>
        </w:numPr>
        <w:rPr>
          <w:rFonts w:ascii="Times New Roman" w:hAnsi="Times New Roman" w:cs="Times New Roman"/>
          <w:b/>
          <w:bCs/>
        </w:rPr>
      </w:pPr>
      <w:r w:rsidRPr="002F30F8">
        <w:rPr>
          <w:rFonts w:ascii="Times New Roman" w:hAnsi="Times New Roman" w:cs="Times New Roman" w:hint="eastAsia"/>
          <w:b/>
          <w:bCs/>
        </w:rPr>
        <w:t>Reference</w:t>
      </w:r>
    </w:p>
    <w:p w14:paraId="4A9728B5" w14:textId="0E6FEDB4" w:rsidR="009A1833" w:rsidRPr="00C95A71" w:rsidRDefault="00EE0446" w:rsidP="00C95A71">
      <w:pPr>
        <w:pStyle w:val="ListParagraph"/>
        <w:widowControl/>
        <w:spacing w:line="240" w:lineRule="auto"/>
        <w:ind w:left="480"/>
        <w:jc w:val="both"/>
        <w:rPr>
          <w:rFonts w:ascii="Times New Roman" w:eastAsia="DFKai-SB" w:hAnsi="Times New Roman" w:cs="Times New Roman"/>
          <w:noProof/>
          <w:color w:val="000000"/>
        </w:rPr>
      </w:pPr>
      <w:r w:rsidRPr="00EE0446">
        <w:rPr>
          <w:rFonts w:ascii="Times New Roman" w:hAnsi="Times New Roman" w:cs="Times New Roman"/>
          <w:color w:val="000000"/>
        </w:rPr>
        <w:t xml:space="preserve">[1] Pauwels, </w:t>
      </w:r>
      <w:proofErr w:type="spellStart"/>
      <w:r w:rsidRPr="00EE0446">
        <w:rPr>
          <w:rFonts w:ascii="Times New Roman" w:hAnsi="Times New Roman" w:cs="Times New Roman"/>
          <w:color w:val="000000"/>
        </w:rPr>
        <w:t>Volterrani</w:t>
      </w:r>
      <w:proofErr w:type="spellEnd"/>
      <w:r w:rsidRPr="00EE0446">
        <w:rPr>
          <w:rFonts w:ascii="Times New Roman" w:hAnsi="Times New Roman" w:cs="Times New Roman"/>
          <w:color w:val="000000"/>
        </w:rPr>
        <w:t>, 2014, "Mozart, music and medicine"</w:t>
      </w:r>
    </w:p>
    <w:sectPr w:rsidR="009A1833" w:rsidRPr="00C95A71">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hangwei Wu 吳昌衛" w:date="2024-06-16T15:28:00Z" w:initials="CW吳">
    <w:p w14:paraId="56D5FAF6" w14:textId="3E7E98F3" w:rsidR="00CA6740" w:rsidRDefault="00CA6740">
      <w:pPr>
        <w:pStyle w:val="CommentText"/>
      </w:pPr>
      <w:r>
        <w:rPr>
          <w:rStyle w:val="CommentReference"/>
        </w:rPr>
        <w:annotationRef/>
      </w:r>
      <w:r>
        <w:t>Reference?</w:t>
      </w:r>
    </w:p>
  </w:comment>
  <w:comment w:id="4" w:author="Changwei Wu 吳昌衛" w:date="2024-06-12T10:22:00Z" w:initials="CW吳">
    <w:p w14:paraId="202D5D37" w14:textId="263F1A51" w:rsidR="00B63896" w:rsidRDefault="00B63896">
      <w:pPr>
        <w:pStyle w:val="CommentText"/>
      </w:pPr>
      <w:r>
        <w:rPr>
          <w:rStyle w:val="CommentReference"/>
        </w:rPr>
        <w:annotationRef/>
      </w:r>
      <w:r>
        <w:rPr>
          <w:rStyle w:val="CommentReference"/>
        </w:rPr>
        <w:t>If you want to compare with the original Mozart effect paper, why not using the spatial reasoning task?</w:t>
      </w:r>
    </w:p>
  </w:comment>
  <w:comment w:id="7" w:author="Changwei Wu 吳昌衛" w:date="2024-06-12T10:25:00Z" w:initials="CW吳">
    <w:p w14:paraId="56D5CC86" w14:textId="61E9D4F7" w:rsidR="00B63896" w:rsidRDefault="00B63896">
      <w:pPr>
        <w:pStyle w:val="CommentText"/>
      </w:pPr>
      <w:r>
        <w:rPr>
          <w:rStyle w:val="CommentReference"/>
        </w:rPr>
        <w:annotationRef/>
      </w:r>
      <w:r>
        <w:t>In methods, it is supposed to use past tense.</w:t>
      </w:r>
    </w:p>
  </w:comment>
  <w:comment w:id="8" w:author="Changwei Wu 吳昌衛" w:date="2024-06-16T15:43:00Z" w:initials="CW吳">
    <w:p w14:paraId="40CBCDFB" w14:textId="2B953645" w:rsidR="00B52792" w:rsidRDefault="00B52792">
      <w:pPr>
        <w:pStyle w:val="CommentText"/>
      </w:pPr>
      <w:r>
        <w:rPr>
          <w:rStyle w:val="CommentReference"/>
        </w:rPr>
        <w:annotationRef/>
      </w:r>
      <w:r>
        <w:t xml:space="preserve">What kind of memory? </w:t>
      </w:r>
      <w:r w:rsidR="00E347DB">
        <w:t>You may provide more details in the categories of memory.</w:t>
      </w:r>
    </w:p>
  </w:comment>
  <w:comment w:id="23" w:author="Changwei Wu 吳昌衛" w:date="2024-06-16T15:39:00Z" w:initials="CW吳">
    <w:p w14:paraId="2E58BCB1" w14:textId="2B2EE11C" w:rsidR="00B52792" w:rsidRDefault="00B52792">
      <w:pPr>
        <w:pStyle w:val="CommentText"/>
      </w:pPr>
      <w:r>
        <w:rPr>
          <w:rStyle w:val="CommentReference"/>
        </w:rPr>
        <w:annotationRef/>
      </w:r>
      <w:r>
        <w:t>Are you sure this is enough to waive the residual effects from previous music stimuli?</w:t>
      </w:r>
    </w:p>
  </w:comment>
  <w:comment w:id="30" w:author="Changwei Wu 吳昌衛" w:date="2024-06-16T15:42:00Z" w:initials="CW吳">
    <w:p w14:paraId="61E18A42" w14:textId="0A59064B" w:rsidR="00B52792" w:rsidRDefault="00B52792">
      <w:pPr>
        <w:pStyle w:val="CommentText"/>
      </w:pPr>
      <w:r>
        <w:rPr>
          <w:rStyle w:val="CommentReference"/>
        </w:rPr>
        <w:annotationRef/>
      </w:r>
      <w:r>
        <w:t>The hypothesis statements should be elaborated as a straight and confirmative sentence (as if you already think the statement is true).</w:t>
      </w:r>
    </w:p>
  </w:comment>
  <w:comment w:id="44" w:author="Changwei Wu 吳昌衛" w:date="2024-06-16T15:45:00Z" w:initials="CW吳">
    <w:p w14:paraId="2F59B302" w14:textId="643D987F" w:rsidR="00E347DB" w:rsidRDefault="00E347DB">
      <w:pPr>
        <w:pStyle w:val="CommentText"/>
      </w:pPr>
      <w:r>
        <w:rPr>
          <w:rStyle w:val="CommentReference"/>
        </w:rPr>
        <w:annotationRef/>
      </w:r>
      <w:r>
        <w:t>As a sample size of 20, you may try to apply paired t-test or ANOVA. You can try checking whether the data fulfil the normality assumption.</w:t>
      </w:r>
    </w:p>
  </w:comment>
  <w:comment w:id="45" w:author="Changwei Wu 吳昌衛" w:date="2024-06-16T15:47:00Z" w:initials="CW吳">
    <w:p w14:paraId="140D6331" w14:textId="1E7E048B" w:rsidR="00E347DB" w:rsidRDefault="00E347DB">
      <w:pPr>
        <w:pStyle w:val="CommentText"/>
      </w:pPr>
      <w:r>
        <w:rPr>
          <w:rStyle w:val="CommentReference"/>
        </w:rPr>
        <w:annotationRef/>
      </w:r>
      <w:r>
        <w:t xml:space="preserve">For a p-value larger than .05, but less then .1, this p-value can be regarded as a “marginal significance”, which worth reporting sometime. </w:t>
      </w:r>
    </w:p>
  </w:comment>
  <w:comment w:id="46" w:author="Changwei Wu 吳昌衛" w:date="2024-06-16T15:46:00Z" w:initials="CW吳">
    <w:p w14:paraId="448F4028" w14:textId="2694A440" w:rsidR="00E347DB" w:rsidRDefault="00E347DB">
      <w:pPr>
        <w:pStyle w:val="CommentText"/>
      </w:pPr>
      <w:r>
        <w:rPr>
          <w:rStyle w:val="CommentReference"/>
        </w:rPr>
        <w:annotationRef/>
      </w:r>
      <w:r>
        <w:t xml:space="preserve">The effect size is “descriptive statistics” without the requirements of p-value or inference. </w:t>
      </w:r>
      <w:proofErr w:type="gramStart"/>
      <w:r>
        <w:t>So</w:t>
      </w:r>
      <w:proofErr w:type="gramEnd"/>
      <w:r>
        <w:t xml:space="preserve"> you still can try to calculate the effect size (maybe for power analysis as well). </w:t>
      </w:r>
    </w:p>
  </w:comment>
  <w:comment w:id="47" w:author="Changwei Wu 吳昌衛" w:date="2024-06-16T15:49:00Z" w:initials="CW吳">
    <w:p w14:paraId="52183CB3" w14:textId="4B5D0D67" w:rsidR="00E347DB" w:rsidRDefault="00E347DB">
      <w:pPr>
        <w:pStyle w:val="CommentText"/>
      </w:pPr>
      <w:r>
        <w:rPr>
          <w:rStyle w:val="CommentReference"/>
        </w:rPr>
        <w:annotationRef/>
      </w:r>
      <w:r>
        <w:t xml:space="preserve">There is no statement of average memory improvement in descriptive statistics. </w:t>
      </w:r>
      <w:r>
        <w:t xml:space="preserve">You are supposed to provide </w:t>
      </w:r>
      <w:r>
        <w:t>mean</w:t>
      </w:r>
      <w:r>
        <w:rPr>
          <w:rFonts w:hint="eastAsia"/>
        </w:rPr>
        <w:t>±</w:t>
      </w:r>
      <w:r>
        <w:t xml:space="preserve">std </w:t>
      </w:r>
      <w:r>
        <w:t xml:space="preserve">for each music stimuli for the readers. </w:t>
      </w:r>
    </w:p>
  </w:comment>
  <w:comment w:id="48" w:author="Changwei Wu 吳昌衛" w:date="2024-06-16T15:52:00Z" w:initials="CW吳">
    <w:p w14:paraId="0B88A4B7" w14:textId="380AD2CB" w:rsidR="00E347DB" w:rsidRDefault="00E347DB">
      <w:pPr>
        <w:pStyle w:val="CommentText"/>
      </w:pPr>
      <w:r>
        <w:rPr>
          <w:rStyle w:val="CommentReference"/>
        </w:rPr>
        <w:annotationRef/>
      </w:r>
      <w:r>
        <w:t xml:space="preserve">This data </w:t>
      </w:r>
      <w:proofErr w:type="gramStart"/>
      <w:r>
        <w:t>are</w:t>
      </w:r>
      <w:proofErr w:type="gramEnd"/>
      <w:r>
        <w:t xml:space="preserve"> coming from the same person with different music stimuli, so it would be more accurate to apply Friedman test, rather than K-W test. </w:t>
      </w:r>
    </w:p>
  </w:comment>
  <w:comment w:id="49" w:author="Changwei Wu 吳昌衛" w:date="2024-06-16T15:54:00Z" w:initials="CW吳">
    <w:p w14:paraId="6410179C" w14:textId="56FC53C7" w:rsidR="00766D3F" w:rsidRDefault="00766D3F">
      <w:pPr>
        <w:pStyle w:val="CommentText"/>
      </w:pPr>
      <w:r>
        <w:rPr>
          <w:rStyle w:val="CommentReference"/>
        </w:rPr>
        <w:annotationRef/>
      </w:r>
      <w:r>
        <w:rPr>
          <w:rStyle w:val="CommentReference"/>
        </w:rPr>
        <w:t>Lack of the reference score “Relaxed state”</w:t>
      </w:r>
    </w:p>
  </w:comment>
  <w:comment w:id="50" w:author="Changwei Wu 吳昌衛" w:date="2024-06-16T15:56:00Z" w:initials="CW吳">
    <w:p w14:paraId="2BAC0019" w14:textId="5DA5BF81" w:rsidR="00766D3F" w:rsidRDefault="00766D3F">
      <w:pPr>
        <w:pStyle w:val="CommentText"/>
      </w:pPr>
      <w:r>
        <w:rPr>
          <w:rStyle w:val="CommentReference"/>
        </w:rPr>
        <w:annotationRef/>
      </w:r>
      <w:r>
        <w:t>Applying power analysis to estimate the required sample size was good at the beginning of the study. However, for your 2</w:t>
      </w:r>
      <w:r w:rsidRPr="00766D3F">
        <w:rPr>
          <w:vertAlign w:val="superscript"/>
        </w:rPr>
        <w:t>nd</w:t>
      </w:r>
      <w:r>
        <w:t xml:space="preserve"> hypothesis, the power analysis should be coming from the Friedman or repeated-measure ANOVA, why did you use paired t-test?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D5FAF6" w15:done="0"/>
  <w15:commentEx w15:paraId="202D5D37" w15:done="0"/>
  <w15:commentEx w15:paraId="56D5CC86" w15:done="0"/>
  <w15:commentEx w15:paraId="40CBCDFB" w15:done="0"/>
  <w15:commentEx w15:paraId="2E58BCB1" w15:done="0"/>
  <w15:commentEx w15:paraId="61E18A42" w15:done="0"/>
  <w15:commentEx w15:paraId="2F59B302" w15:done="0"/>
  <w15:commentEx w15:paraId="140D6331" w15:done="0"/>
  <w15:commentEx w15:paraId="448F4028" w15:done="0"/>
  <w15:commentEx w15:paraId="52183CB3" w15:done="0"/>
  <w15:commentEx w15:paraId="0B88A4B7" w15:done="0"/>
  <w15:commentEx w15:paraId="6410179C" w15:done="0"/>
  <w15:commentEx w15:paraId="2BAC0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98334" w16cex:dateUtc="2024-06-16T07:28:00Z"/>
  <w16cex:commentExtensible w16cex:durableId="2A13F57E" w16cex:dateUtc="2024-06-12T02:22:00Z"/>
  <w16cex:commentExtensible w16cex:durableId="2A13F62F" w16cex:dateUtc="2024-06-12T02:25:00Z"/>
  <w16cex:commentExtensible w16cex:durableId="2A19869B" w16cex:dateUtc="2024-06-16T07:43:00Z"/>
  <w16cex:commentExtensible w16cex:durableId="2A198597" w16cex:dateUtc="2024-06-16T07:39:00Z"/>
  <w16cex:commentExtensible w16cex:durableId="2A19865A" w16cex:dateUtc="2024-06-16T07:42:00Z"/>
  <w16cex:commentExtensible w16cex:durableId="2A19870F" w16cex:dateUtc="2024-06-16T07:45:00Z"/>
  <w16cex:commentExtensible w16cex:durableId="2A19879B" w16cex:dateUtc="2024-06-16T07:47:00Z"/>
  <w16cex:commentExtensible w16cex:durableId="2A19875C" w16cex:dateUtc="2024-06-16T07:46:00Z"/>
  <w16cex:commentExtensible w16cex:durableId="2A198825" w16cex:dateUtc="2024-06-16T07:49:00Z"/>
  <w16cex:commentExtensible w16cex:durableId="2A1988A8" w16cex:dateUtc="2024-06-16T07:52:00Z"/>
  <w16cex:commentExtensible w16cex:durableId="2A198938" w16cex:dateUtc="2024-06-16T07:54:00Z"/>
  <w16cex:commentExtensible w16cex:durableId="2A198991" w16cex:dateUtc="2024-06-16T0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D5FAF6" w16cid:durableId="2A198334"/>
  <w16cid:commentId w16cid:paraId="202D5D37" w16cid:durableId="2A13F57E"/>
  <w16cid:commentId w16cid:paraId="56D5CC86" w16cid:durableId="2A13F62F"/>
  <w16cid:commentId w16cid:paraId="40CBCDFB" w16cid:durableId="2A19869B"/>
  <w16cid:commentId w16cid:paraId="2E58BCB1" w16cid:durableId="2A198597"/>
  <w16cid:commentId w16cid:paraId="61E18A42" w16cid:durableId="2A19865A"/>
  <w16cid:commentId w16cid:paraId="2F59B302" w16cid:durableId="2A19870F"/>
  <w16cid:commentId w16cid:paraId="140D6331" w16cid:durableId="2A19879B"/>
  <w16cid:commentId w16cid:paraId="448F4028" w16cid:durableId="2A19875C"/>
  <w16cid:commentId w16cid:paraId="52183CB3" w16cid:durableId="2A198825"/>
  <w16cid:commentId w16cid:paraId="0B88A4B7" w16cid:durableId="2A1988A8"/>
  <w16cid:commentId w16cid:paraId="6410179C" w16cid:durableId="2A198938"/>
  <w16cid:commentId w16cid:paraId="2BAC0019" w16cid:durableId="2A1989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DFKai-SB">
    <w:panose1 w:val="020B0604020202020204"/>
    <w:charset w:val="88"/>
    <w:family w:val="script"/>
    <w:pitch w:val="fixed"/>
    <w:sig w:usb0="F1002BFF" w:usb1="29DFFFFF" w:usb2="00000037" w:usb3="00000000" w:csb0="0010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2352"/>
    <w:multiLevelType w:val="hybridMultilevel"/>
    <w:tmpl w:val="5E903742"/>
    <w:lvl w:ilvl="0" w:tplc="46BC111A">
      <w:start w:val="1"/>
      <w:numFmt w:val="decimal"/>
      <w:lvlText w:val="2.%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 w15:restartNumberingAfterBreak="0">
    <w:nsid w:val="143C6E5E"/>
    <w:multiLevelType w:val="hybridMultilevel"/>
    <w:tmpl w:val="446A1248"/>
    <w:lvl w:ilvl="0" w:tplc="46BC111A">
      <w:start w:val="1"/>
      <w:numFmt w:val="decimal"/>
      <w:lvlText w:val="2.%1."/>
      <w:lvlJc w:val="left"/>
      <w:pPr>
        <w:ind w:left="960" w:hanging="480"/>
      </w:pPr>
      <w:rPr>
        <w:rFonts w:hint="eastAsia"/>
      </w:rPr>
    </w:lvl>
    <w:lvl w:ilvl="1" w:tplc="CCA0B162">
      <w:start w:val="1"/>
      <w:numFmt w:val="decimal"/>
      <w:lvlText w:val="2.%2."/>
      <w:lvlJc w:val="left"/>
      <w:pPr>
        <w:ind w:left="1047" w:hanging="480"/>
      </w:pPr>
      <w:rPr>
        <w:rFonts w:hint="eastAsia"/>
        <w:b w:val="0"/>
        <w:bCs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9F4135"/>
    <w:multiLevelType w:val="multilevel"/>
    <w:tmpl w:val="97426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63E65"/>
    <w:multiLevelType w:val="hybridMultilevel"/>
    <w:tmpl w:val="1F4AB2E4"/>
    <w:lvl w:ilvl="0" w:tplc="46BC111A">
      <w:start w:val="1"/>
      <w:numFmt w:val="decimal"/>
      <w:lvlText w:val="2.%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4" w15:restartNumberingAfterBreak="0">
    <w:nsid w:val="21F326C8"/>
    <w:multiLevelType w:val="hybridMultilevel"/>
    <w:tmpl w:val="F4D6564E"/>
    <w:lvl w:ilvl="0" w:tplc="0409000D">
      <w:start w:val="1"/>
      <w:numFmt w:val="bullet"/>
      <w:lvlText w:val=""/>
      <w:lvlJc w:val="left"/>
      <w:pPr>
        <w:ind w:left="1811" w:hanging="480"/>
      </w:pPr>
      <w:rPr>
        <w:rFonts w:ascii="Wingdings" w:hAnsi="Wingdings" w:hint="default"/>
      </w:rPr>
    </w:lvl>
    <w:lvl w:ilvl="1" w:tplc="04090003" w:tentative="1">
      <w:start w:val="1"/>
      <w:numFmt w:val="bullet"/>
      <w:lvlText w:val=""/>
      <w:lvlJc w:val="left"/>
      <w:pPr>
        <w:ind w:left="2291" w:hanging="480"/>
      </w:pPr>
      <w:rPr>
        <w:rFonts w:ascii="Wingdings" w:hAnsi="Wingdings" w:hint="default"/>
      </w:rPr>
    </w:lvl>
    <w:lvl w:ilvl="2" w:tplc="04090005">
      <w:start w:val="1"/>
      <w:numFmt w:val="bullet"/>
      <w:lvlText w:val=""/>
      <w:lvlJc w:val="left"/>
      <w:pPr>
        <w:ind w:left="2771" w:hanging="480"/>
      </w:pPr>
      <w:rPr>
        <w:rFonts w:ascii="Wingdings" w:hAnsi="Wingdings" w:hint="default"/>
      </w:rPr>
    </w:lvl>
    <w:lvl w:ilvl="3" w:tplc="04090001" w:tentative="1">
      <w:start w:val="1"/>
      <w:numFmt w:val="bullet"/>
      <w:lvlText w:val=""/>
      <w:lvlJc w:val="left"/>
      <w:pPr>
        <w:ind w:left="3251" w:hanging="480"/>
      </w:pPr>
      <w:rPr>
        <w:rFonts w:ascii="Wingdings" w:hAnsi="Wingdings" w:hint="default"/>
      </w:rPr>
    </w:lvl>
    <w:lvl w:ilvl="4" w:tplc="04090003" w:tentative="1">
      <w:start w:val="1"/>
      <w:numFmt w:val="bullet"/>
      <w:lvlText w:val=""/>
      <w:lvlJc w:val="left"/>
      <w:pPr>
        <w:ind w:left="3731" w:hanging="480"/>
      </w:pPr>
      <w:rPr>
        <w:rFonts w:ascii="Wingdings" w:hAnsi="Wingdings" w:hint="default"/>
      </w:rPr>
    </w:lvl>
    <w:lvl w:ilvl="5" w:tplc="04090005" w:tentative="1">
      <w:start w:val="1"/>
      <w:numFmt w:val="bullet"/>
      <w:lvlText w:val=""/>
      <w:lvlJc w:val="left"/>
      <w:pPr>
        <w:ind w:left="4211" w:hanging="480"/>
      </w:pPr>
      <w:rPr>
        <w:rFonts w:ascii="Wingdings" w:hAnsi="Wingdings" w:hint="default"/>
      </w:rPr>
    </w:lvl>
    <w:lvl w:ilvl="6" w:tplc="04090001" w:tentative="1">
      <w:start w:val="1"/>
      <w:numFmt w:val="bullet"/>
      <w:lvlText w:val=""/>
      <w:lvlJc w:val="left"/>
      <w:pPr>
        <w:ind w:left="4691" w:hanging="480"/>
      </w:pPr>
      <w:rPr>
        <w:rFonts w:ascii="Wingdings" w:hAnsi="Wingdings" w:hint="default"/>
      </w:rPr>
    </w:lvl>
    <w:lvl w:ilvl="7" w:tplc="04090003" w:tentative="1">
      <w:start w:val="1"/>
      <w:numFmt w:val="bullet"/>
      <w:lvlText w:val=""/>
      <w:lvlJc w:val="left"/>
      <w:pPr>
        <w:ind w:left="5171" w:hanging="480"/>
      </w:pPr>
      <w:rPr>
        <w:rFonts w:ascii="Wingdings" w:hAnsi="Wingdings" w:hint="default"/>
      </w:rPr>
    </w:lvl>
    <w:lvl w:ilvl="8" w:tplc="04090005" w:tentative="1">
      <w:start w:val="1"/>
      <w:numFmt w:val="bullet"/>
      <w:lvlText w:val=""/>
      <w:lvlJc w:val="left"/>
      <w:pPr>
        <w:ind w:left="5651" w:hanging="480"/>
      </w:pPr>
      <w:rPr>
        <w:rFonts w:ascii="Wingdings" w:hAnsi="Wingdings" w:hint="default"/>
      </w:rPr>
    </w:lvl>
  </w:abstractNum>
  <w:abstractNum w:abstractNumId="5" w15:restartNumberingAfterBreak="0">
    <w:nsid w:val="289A597D"/>
    <w:multiLevelType w:val="multilevel"/>
    <w:tmpl w:val="93E0812C"/>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6" w15:restartNumberingAfterBreak="0">
    <w:nsid w:val="2BA170F4"/>
    <w:multiLevelType w:val="hybridMultilevel"/>
    <w:tmpl w:val="75747B48"/>
    <w:lvl w:ilvl="0" w:tplc="369C6A84">
      <w:start w:val="1"/>
      <w:numFmt w:val="decimal"/>
      <w:lvlText w:val="3.1.%1."/>
      <w:lvlJc w:val="left"/>
      <w:pPr>
        <w:ind w:left="1331" w:hanging="480"/>
      </w:pPr>
      <w:rPr>
        <w:rFonts w:hint="eastAsia"/>
        <w:b w:val="0"/>
        <w:bCs w:val="0"/>
      </w:rPr>
    </w:lvl>
    <w:lvl w:ilvl="1" w:tplc="04090019">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7" w15:restartNumberingAfterBreak="0">
    <w:nsid w:val="34C2445E"/>
    <w:multiLevelType w:val="hybridMultilevel"/>
    <w:tmpl w:val="1C9E3830"/>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E605F6"/>
    <w:multiLevelType w:val="hybridMultilevel"/>
    <w:tmpl w:val="3A86BAF8"/>
    <w:lvl w:ilvl="0" w:tplc="CFEC2D7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CD2A44"/>
    <w:multiLevelType w:val="hybridMultilevel"/>
    <w:tmpl w:val="BE8CA200"/>
    <w:lvl w:ilvl="0" w:tplc="60F278C6">
      <w:start w:val="1"/>
      <w:numFmt w:val="decim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D71258"/>
    <w:multiLevelType w:val="hybridMultilevel"/>
    <w:tmpl w:val="E8DAB58A"/>
    <w:lvl w:ilvl="0" w:tplc="1A06C94A">
      <w:start w:val="1"/>
      <w:numFmt w:val="decimal"/>
      <w:lvlText w:val="3.%1."/>
      <w:lvlJc w:val="left"/>
      <w:pPr>
        <w:ind w:left="960" w:hanging="480"/>
      </w:pPr>
      <w:rPr>
        <w:rFonts w:hint="eastAsia"/>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6A73883"/>
    <w:multiLevelType w:val="hybridMultilevel"/>
    <w:tmpl w:val="AE1A87E4"/>
    <w:lvl w:ilvl="0" w:tplc="FFFFFFFF">
      <w:start w:val="1"/>
      <w:numFmt w:val="bullet"/>
      <w:lvlText w:val=""/>
      <w:lvlJc w:val="left"/>
      <w:pPr>
        <w:ind w:left="1811" w:hanging="480"/>
      </w:pPr>
      <w:rPr>
        <w:rFonts w:ascii="Wingdings" w:hAnsi="Wingdings" w:hint="default"/>
      </w:rPr>
    </w:lvl>
    <w:lvl w:ilvl="1" w:tplc="FFFFFFFF" w:tentative="1">
      <w:start w:val="1"/>
      <w:numFmt w:val="bullet"/>
      <w:lvlText w:val=""/>
      <w:lvlJc w:val="left"/>
      <w:pPr>
        <w:ind w:left="2291" w:hanging="480"/>
      </w:pPr>
      <w:rPr>
        <w:rFonts w:ascii="Wingdings" w:hAnsi="Wingdings" w:hint="default"/>
      </w:rPr>
    </w:lvl>
    <w:lvl w:ilvl="2" w:tplc="04090009">
      <w:start w:val="1"/>
      <w:numFmt w:val="bullet"/>
      <w:lvlText w:val=""/>
      <w:lvlJc w:val="left"/>
      <w:pPr>
        <w:ind w:left="2181" w:hanging="480"/>
      </w:pPr>
      <w:rPr>
        <w:rFonts w:ascii="Wingdings" w:hAnsi="Wingdings" w:hint="default"/>
      </w:rPr>
    </w:lvl>
    <w:lvl w:ilvl="3" w:tplc="FFFFFFFF" w:tentative="1">
      <w:start w:val="1"/>
      <w:numFmt w:val="bullet"/>
      <w:lvlText w:val=""/>
      <w:lvlJc w:val="left"/>
      <w:pPr>
        <w:ind w:left="3251" w:hanging="480"/>
      </w:pPr>
      <w:rPr>
        <w:rFonts w:ascii="Wingdings" w:hAnsi="Wingdings" w:hint="default"/>
      </w:rPr>
    </w:lvl>
    <w:lvl w:ilvl="4" w:tplc="FFFFFFFF" w:tentative="1">
      <w:start w:val="1"/>
      <w:numFmt w:val="bullet"/>
      <w:lvlText w:val=""/>
      <w:lvlJc w:val="left"/>
      <w:pPr>
        <w:ind w:left="3731" w:hanging="480"/>
      </w:pPr>
      <w:rPr>
        <w:rFonts w:ascii="Wingdings" w:hAnsi="Wingdings" w:hint="default"/>
      </w:rPr>
    </w:lvl>
    <w:lvl w:ilvl="5" w:tplc="FFFFFFFF" w:tentative="1">
      <w:start w:val="1"/>
      <w:numFmt w:val="bullet"/>
      <w:lvlText w:val=""/>
      <w:lvlJc w:val="left"/>
      <w:pPr>
        <w:ind w:left="4211" w:hanging="480"/>
      </w:pPr>
      <w:rPr>
        <w:rFonts w:ascii="Wingdings" w:hAnsi="Wingdings" w:hint="default"/>
      </w:rPr>
    </w:lvl>
    <w:lvl w:ilvl="6" w:tplc="FFFFFFFF" w:tentative="1">
      <w:start w:val="1"/>
      <w:numFmt w:val="bullet"/>
      <w:lvlText w:val=""/>
      <w:lvlJc w:val="left"/>
      <w:pPr>
        <w:ind w:left="4691" w:hanging="480"/>
      </w:pPr>
      <w:rPr>
        <w:rFonts w:ascii="Wingdings" w:hAnsi="Wingdings" w:hint="default"/>
      </w:rPr>
    </w:lvl>
    <w:lvl w:ilvl="7" w:tplc="FFFFFFFF" w:tentative="1">
      <w:start w:val="1"/>
      <w:numFmt w:val="bullet"/>
      <w:lvlText w:val=""/>
      <w:lvlJc w:val="left"/>
      <w:pPr>
        <w:ind w:left="5171" w:hanging="480"/>
      </w:pPr>
      <w:rPr>
        <w:rFonts w:ascii="Wingdings" w:hAnsi="Wingdings" w:hint="default"/>
      </w:rPr>
    </w:lvl>
    <w:lvl w:ilvl="8" w:tplc="FFFFFFFF" w:tentative="1">
      <w:start w:val="1"/>
      <w:numFmt w:val="bullet"/>
      <w:lvlText w:val=""/>
      <w:lvlJc w:val="left"/>
      <w:pPr>
        <w:ind w:left="5651" w:hanging="480"/>
      </w:pPr>
      <w:rPr>
        <w:rFonts w:ascii="Wingdings" w:hAnsi="Wingdings" w:hint="default"/>
      </w:rPr>
    </w:lvl>
  </w:abstractNum>
  <w:abstractNum w:abstractNumId="12" w15:restartNumberingAfterBreak="0">
    <w:nsid w:val="531A44A3"/>
    <w:multiLevelType w:val="hybridMultilevel"/>
    <w:tmpl w:val="79DEA9D0"/>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3" w15:restartNumberingAfterBreak="0">
    <w:nsid w:val="55653FB1"/>
    <w:multiLevelType w:val="hybridMultilevel"/>
    <w:tmpl w:val="EC181652"/>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4" w15:restartNumberingAfterBreak="0">
    <w:nsid w:val="5DDC1819"/>
    <w:multiLevelType w:val="multilevel"/>
    <w:tmpl w:val="42E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70C14"/>
    <w:multiLevelType w:val="hybridMultilevel"/>
    <w:tmpl w:val="10225D6E"/>
    <w:lvl w:ilvl="0" w:tplc="5FC0A1BE">
      <w:start w:val="1"/>
      <w:numFmt w:val="decimal"/>
      <w:lvlText w:val="3.%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65216F03"/>
    <w:multiLevelType w:val="hybridMultilevel"/>
    <w:tmpl w:val="169A97A6"/>
    <w:lvl w:ilvl="0" w:tplc="04090001">
      <w:start w:val="1"/>
      <w:numFmt w:val="bullet"/>
      <w:lvlText w:val=""/>
      <w:lvlJc w:val="left"/>
      <w:pPr>
        <w:ind w:left="1756" w:hanging="480"/>
      </w:pPr>
      <w:rPr>
        <w:rFonts w:ascii="Wingdings" w:hAnsi="Wingdings" w:hint="default"/>
      </w:rPr>
    </w:lvl>
    <w:lvl w:ilvl="1" w:tplc="04090003" w:tentative="1">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17" w15:restartNumberingAfterBreak="0">
    <w:nsid w:val="65FD5BEB"/>
    <w:multiLevelType w:val="hybridMultilevel"/>
    <w:tmpl w:val="38DA6FE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6A191FC4"/>
    <w:multiLevelType w:val="hybridMultilevel"/>
    <w:tmpl w:val="ADCC0AB0"/>
    <w:lvl w:ilvl="0" w:tplc="369C6A84">
      <w:start w:val="1"/>
      <w:numFmt w:val="decimal"/>
      <w:lvlText w:val="3.1.%1."/>
      <w:lvlJc w:val="left"/>
      <w:pPr>
        <w:ind w:left="1189" w:hanging="480"/>
      </w:pPr>
      <w:rPr>
        <w:rFonts w:hint="eastAsia"/>
      </w:rPr>
    </w:lvl>
    <w:lvl w:ilvl="1" w:tplc="04090019" w:tentative="1">
      <w:start w:val="1"/>
      <w:numFmt w:val="ideographTraditional"/>
      <w:lvlText w:val="%2、"/>
      <w:lvlJc w:val="left"/>
      <w:pPr>
        <w:ind w:left="1157" w:hanging="480"/>
      </w:pPr>
    </w:lvl>
    <w:lvl w:ilvl="2" w:tplc="0409001B" w:tentative="1">
      <w:start w:val="1"/>
      <w:numFmt w:val="lowerRoman"/>
      <w:lvlText w:val="%3."/>
      <w:lvlJc w:val="right"/>
      <w:pPr>
        <w:ind w:left="1637" w:hanging="480"/>
      </w:pPr>
    </w:lvl>
    <w:lvl w:ilvl="3" w:tplc="0409000F" w:tentative="1">
      <w:start w:val="1"/>
      <w:numFmt w:val="decimal"/>
      <w:lvlText w:val="%4."/>
      <w:lvlJc w:val="left"/>
      <w:pPr>
        <w:ind w:left="2117" w:hanging="480"/>
      </w:pPr>
    </w:lvl>
    <w:lvl w:ilvl="4" w:tplc="04090019" w:tentative="1">
      <w:start w:val="1"/>
      <w:numFmt w:val="ideographTraditional"/>
      <w:lvlText w:val="%5、"/>
      <w:lvlJc w:val="left"/>
      <w:pPr>
        <w:ind w:left="2597" w:hanging="480"/>
      </w:pPr>
    </w:lvl>
    <w:lvl w:ilvl="5" w:tplc="0409001B" w:tentative="1">
      <w:start w:val="1"/>
      <w:numFmt w:val="lowerRoman"/>
      <w:lvlText w:val="%6."/>
      <w:lvlJc w:val="right"/>
      <w:pPr>
        <w:ind w:left="3077" w:hanging="480"/>
      </w:pPr>
    </w:lvl>
    <w:lvl w:ilvl="6" w:tplc="0409000F" w:tentative="1">
      <w:start w:val="1"/>
      <w:numFmt w:val="decimal"/>
      <w:lvlText w:val="%7."/>
      <w:lvlJc w:val="left"/>
      <w:pPr>
        <w:ind w:left="3557" w:hanging="480"/>
      </w:pPr>
    </w:lvl>
    <w:lvl w:ilvl="7" w:tplc="04090019" w:tentative="1">
      <w:start w:val="1"/>
      <w:numFmt w:val="ideographTraditional"/>
      <w:lvlText w:val="%8、"/>
      <w:lvlJc w:val="left"/>
      <w:pPr>
        <w:ind w:left="4037" w:hanging="480"/>
      </w:pPr>
    </w:lvl>
    <w:lvl w:ilvl="8" w:tplc="0409001B" w:tentative="1">
      <w:start w:val="1"/>
      <w:numFmt w:val="lowerRoman"/>
      <w:lvlText w:val="%9."/>
      <w:lvlJc w:val="right"/>
      <w:pPr>
        <w:ind w:left="4517" w:hanging="480"/>
      </w:pPr>
    </w:lvl>
  </w:abstractNum>
  <w:abstractNum w:abstractNumId="19" w15:restartNumberingAfterBreak="0">
    <w:nsid w:val="6B3C1949"/>
    <w:multiLevelType w:val="hybridMultilevel"/>
    <w:tmpl w:val="9AA65458"/>
    <w:lvl w:ilvl="0" w:tplc="DDB4BD4E">
      <w:start w:val="1"/>
      <w:numFmt w:val="decimal"/>
      <w:lvlText w:val="3.2.%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6BBC50D2"/>
    <w:multiLevelType w:val="hybridMultilevel"/>
    <w:tmpl w:val="46FEE2D2"/>
    <w:lvl w:ilvl="0" w:tplc="FFFFFFFF">
      <w:start w:val="1"/>
      <w:numFmt w:val="decimal"/>
      <w:lvlText w:val="%1."/>
      <w:lvlJc w:val="left"/>
      <w:pPr>
        <w:ind w:left="1614" w:hanging="480"/>
      </w:p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21" w15:restartNumberingAfterBreak="0">
    <w:nsid w:val="71C2799F"/>
    <w:multiLevelType w:val="hybridMultilevel"/>
    <w:tmpl w:val="42E81F9C"/>
    <w:lvl w:ilvl="0" w:tplc="369C6A84">
      <w:start w:val="1"/>
      <w:numFmt w:val="decimal"/>
      <w:lvlText w:val="3.1.%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770248B1"/>
    <w:multiLevelType w:val="hybridMultilevel"/>
    <w:tmpl w:val="F6FA856C"/>
    <w:lvl w:ilvl="0" w:tplc="0409000F">
      <w:start w:val="1"/>
      <w:numFmt w:val="decimal"/>
      <w:lvlText w:val="%1."/>
      <w:lvlJc w:val="left"/>
      <w:pPr>
        <w:ind w:left="622" w:hanging="480"/>
      </w:p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3" w15:restartNumberingAfterBreak="0">
    <w:nsid w:val="781C1F18"/>
    <w:multiLevelType w:val="hybridMultilevel"/>
    <w:tmpl w:val="46FEE2D2"/>
    <w:lvl w:ilvl="0" w:tplc="0409000F">
      <w:start w:val="1"/>
      <w:numFmt w:val="decimal"/>
      <w:lvlText w:val="%1."/>
      <w:lvlJc w:val="left"/>
      <w:pPr>
        <w:ind w:left="1047"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4" w15:restartNumberingAfterBreak="0">
    <w:nsid w:val="78B10200"/>
    <w:multiLevelType w:val="hybridMultilevel"/>
    <w:tmpl w:val="B0C6173C"/>
    <w:lvl w:ilvl="0" w:tplc="DDB4BD4E">
      <w:start w:val="1"/>
      <w:numFmt w:val="decimal"/>
      <w:lvlText w:val="3.2.%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C970008"/>
    <w:multiLevelType w:val="hybridMultilevel"/>
    <w:tmpl w:val="D9182156"/>
    <w:lvl w:ilvl="0" w:tplc="0409000F">
      <w:start w:val="1"/>
      <w:numFmt w:val="decimal"/>
      <w:lvlText w:val="%1."/>
      <w:lvlJc w:val="left"/>
      <w:pPr>
        <w:ind w:left="3360" w:hanging="480"/>
      </w:pPr>
    </w:lvl>
    <w:lvl w:ilvl="1" w:tplc="04090019" w:tentative="1">
      <w:start w:val="1"/>
      <w:numFmt w:val="ideographTraditional"/>
      <w:lvlText w:val="%2、"/>
      <w:lvlJc w:val="left"/>
      <w:pPr>
        <w:ind w:left="3840" w:hanging="480"/>
      </w:pPr>
    </w:lvl>
    <w:lvl w:ilvl="2" w:tplc="0409001B" w:tentative="1">
      <w:start w:val="1"/>
      <w:numFmt w:val="lowerRoman"/>
      <w:lvlText w:val="%3."/>
      <w:lvlJc w:val="right"/>
      <w:pPr>
        <w:ind w:left="4320" w:hanging="480"/>
      </w:pPr>
    </w:lvl>
    <w:lvl w:ilvl="3" w:tplc="0409000F" w:tentative="1">
      <w:start w:val="1"/>
      <w:numFmt w:val="decimal"/>
      <w:lvlText w:val="%4."/>
      <w:lvlJc w:val="left"/>
      <w:pPr>
        <w:ind w:left="4800" w:hanging="480"/>
      </w:pPr>
    </w:lvl>
    <w:lvl w:ilvl="4" w:tplc="04090019" w:tentative="1">
      <w:start w:val="1"/>
      <w:numFmt w:val="ideographTraditional"/>
      <w:lvlText w:val="%5、"/>
      <w:lvlJc w:val="left"/>
      <w:pPr>
        <w:ind w:left="5280" w:hanging="480"/>
      </w:pPr>
    </w:lvl>
    <w:lvl w:ilvl="5" w:tplc="0409001B" w:tentative="1">
      <w:start w:val="1"/>
      <w:numFmt w:val="lowerRoman"/>
      <w:lvlText w:val="%6."/>
      <w:lvlJc w:val="right"/>
      <w:pPr>
        <w:ind w:left="5760" w:hanging="480"/>
      </w:pPr>
    </w:lvl>
    <w:lvl w:ilvl="6" w:tplc="0409000F" w:tentative="1">
      <w:start w:val="1"/>
      <w:numFmt w:val="decimal"/>
      <w:lvlText w:val="%7."/>
      <w:lvlJc w:val="left"/>
      <w:pPr>
        <w:ind w:left="6240" w:hanging="480"/>
      </w:pPr>
    </w:lvl>
    <w:lvl w:ilvl="7" w:tplc="04090019" w:tentative="1">
      <w:start w:val="1"/>
      <w:numFmt w:val="ideographTraditional"/>
      <w:lvlText w:val="%8、"/>
      <w:lvlJc w:val="left"/>
      <w:pPr>
        <w:ind w:left="6720" w:hanging="480"/>
      </w:pPr>
    </w:lvl>
    <w:lvl w:ilvl="8" w:tplc="0409001B" w:tentative="1">
      <w:start w:val="1"/>
      <w:numFmt w:val="lowerRoman"/>
      <w:lvlText w:val="%9."/>
      <w:lvlJc w:val="right"/>
      <w:pPr>
        <w:ind w:left="7200" w:hanging="480"/>
      </w:pPr>
    </w:lvl>
  </w:abstractNum>
  <w:abstractNum w:abstractNumId="26" w15:restartNumberingAfterBreak="0">
    <w:nsid w:val="7CE70024"/>
    <w:multiLevelType w:val="hybridMultilevel"/>
    <w:tmpl w:val="AF1AEF44"/>
    <w:lvl w:ilvl="0" w:tplc="FFFFFFFF">
      <w:start w:val="1"/>
      <w:numFmt w:val="decimal"/>
      <w:lvlText w:val="3.2.%1."/>
      <w:lvlJc w:val="left"/>
      <w:pPr>
        <w:ind w:left="1331" w:hanging="480"/>
      </w:pPr>
      <w:rPr>
        <w:rFonts w:hint="default"/>
        <w:b w:val="0"/>
        <w:bCs w:val="0"/>
      </w:rPr>
    </w:lvl>
    <w:lvl w:ilvl="1" w:tplc="FFFFFFFF" w:tentative="1">
      <w:start w:val="1"/>
      <w:numFmt w:val="ideographTraditional"/>
      <w:lvlText w:val="%2、"/>
      <w:lvlJc w:val="left"/>
      <w:pPr>
        <w:ind w:left="1811" w:hanging="480"/>
      </w:pPr>
    </w:lvl>
    <w:lvl w:ilvl="2" w:tplc="FFFFFFFF" w:tentative="1">
      <w:start w:val="1"/>
      <w:numFmt w:val="lowerRoman"/>
      <w:lvlText w:val="%3."/>
      <w:lvlJc w:val="right"/>
      <w:pPr>
        <w:ind w:left="2291" w:hanging="480"/>
      </w:pPr>
    </w:lvl>
    <w:lvl w:ilvl="3" w:tplc="FFFFFFFF" w:tentative="1">
      <w:start w:val="1"/>
      <w:numFmt w:val="decimal"/>
      <w:lvlText w:val="%4."/>
      <w:lvlJc w:val="left"/>
      <w:pPr>
        <w:ind w:left="2771" w:hanging="480"/>
      </w:pPr>
    </w:lvl>
    <w:lvl w:ilvl="4" w:tplc="FFFFFFFF" w:tentative="1">
      <w:start w:val="1"/>
      <w:numFmt w:val="ideographTraditional"/>
      <w:lvlText w:val="%5、"/>
      <w:lvlJc w:val="left"/>
      <w:pPr>
        <w:ind w:left="3251" w:hanging="480"/>
      </w:pPr>
    </w:lvl>
    <w:lvl w:ilvl="5" w:tplc="FFFFFFFF" w:tentative="1">
      <w:start w:val="1"/>
      <w:numFmt w:val="lowerRoman"/>
      <w:lvlText w:val="%6."/>
      <w:lvlJc w:val="right"/>
      <w:pPr>
        <w:ind w:left="3731" w:hanging="480"/>
      </w:pPr>
    </w:lvl>
    <w:lvl w:ilvl="6" w:tplc="FFFFFFFF" w:tentative="1">
      <w:start w:val="1"/>
      <w:numFmt w:val="decimal"/>
      <w:lvlText w:val="%7."/>
      <w:lvlJc w:val="left"/>
      <w:pPr>
        <w:ind w:left="4211" w:hanging="480"/>
      </w:pPr>
    </w:lvl>
    <w:lvl w:ilvl="7" w:tplc="FFFFFFFF" w:tentative="1">
      <w:start w:val="1"/>
      <w:numFmt w:val="ideographTraditional"/>
      <w:lvlText w:val="%8、"/>
      <w:lvlJc w:val="left"/>
      <w:pPr>
        <w:ind w:left="4691" w:hanging="480"/>
      </w:pPr>
    </w:lvl>
    <w:lvl w:ilvl="8" w:tplc="FFFFFFFF" w:tentative="1">
      <w:start w:val="1"/>
      <w:numFmt w:val="lowerRoman"/>
      <w:lvlText w:val="%9."/>
      <w:lvlJc w:val="right"/>
      <w:pPr>
        <w:ind w:left="5171" w:hanging="480"/>
      </w:pPr>
    </w:lvl>
  </w:abstractNum>
  <w:abstractNum w:abstractNumId="27" w15:restartNumberingAfterBreak="0">
    <w:nsid w:val="7D422F1B"/>
    <w:multiLevelType w:val="hybridMultilevel"/>
    <w:tmpl w:val="B7D058FA"/>
    <w:lvl w:ilvl="0" w:tplc="04090001">
      <w:start w:val="1"/>
      <w:numFmt w:val="bullet"/>
      <w:lvlText w:val=""/>
      <w:lvlJc w:val="left"/>
      <w:pPr>
        <w:ind w:left="1444" w:hanging="480"/>
      </w:pPr>
      <w:rPr>
        <w:rFonts w:ascii="Wingdings" w:hAnsi="Wingdings" w:hint="default"/>
      </w:rPr>
    </w:lvl>
    <w:lvl w:ilvl="1" w:tplc="04090003" w:tentative="1">
      <w:start w:val="1"/>
      <w:numFmt w:val="bullet"/>
      <w:lvlText w:val=""/>
      <w:lvlJc w:val="left"/>
      <w:pPr>
        <w:ind w:left="1924" w:hanging="480"/>
      </w:pPr>
      <w:rPr>
        <w:rFonts w:ascii="Wingdings" w:hAnsi="Wingdings" w:hint="default"/>
      </w:rPr>
    </w:lvl>
    <w:lvl w:ilvl="2" w:tplc="04090005" w:tentative="1">
      <w:start w:val="1"/>
      <w:numFmt w:val="bullet"/>
      <w:lvlText w:val=""/>
      <w:lvlJc w:val="left"/>
      <w:pPr>
        <w:ind w:left="2404" w:hanging="480"/>
      </w:pPr>
      <w:rPr>
        <w:rFonts w:ascii="Wingdings" w:hAnsi="Wingdings" w:hint="default"/>
      </w:rPr>
    </w:lvl>
    <w:lvl w:ilvl="3" w:tplc="04090001" w:tentative="1">
      <w:start w:val="1"/>
      <w:numFmt w:val="bullet"/>
      <w:lvlText w:val=""/>
      <w:lvlJc w:val="left"/>
      <w:pPr>
        <w:ind w:left="2884" w:hanging="480"/>
      </w:pPr>
      <w:rPr>
        <w:rFonts w:ascii="Wingdings" w:hAnsi="Wingdings" w:hint="default"/>
      </w:rPr>
    </w:lvl>
    <w:lvl w:ilvl="4" w:tplc="04090003" w:tentative="1">
      <w:start w:val="1"/>
      <w:numFmt w:val="bullet"/>
      <w:lvlText w:val=""/>
      <w:lvlJc w:val="left"/>
      <w:pPr>
        <w:ind w:left="3364" w:hanging="480"/>
      </w:pPr>
      <w:rPr>
        <w:rFonts w:ascii="Wingdings" w:hAnsi="Wingdings" w:hint="default"/>
      </w:rPr>
    </w:lvl>
    <w:lvl w:ilvl="5" w:tplc="04090005" w:tentative="1">
      <w:start w:val="1"/>
      <w:numFmt w:val="bullet"/>
      <w:lvlText w:val=""/>
      <w:lvlJc w:val="left"/>
      <w:pPr>
        <w:ind w:left="3844" w:hanging="480"/>
      </w:pPr>
      <w:rPr>
        <w:rFonts w:ascii="Wingdings" w:hAnsi="Wingdings" w:hint="default"/>
      </w:rPr>
    </w:lvl>
    <w:lvl w:ilvl="6" w:tplc="04090001" w:tentative="1">
      <w:start w:val="1"/>
      <w:numFmt w:val="bullet"/>
      <w:lvlText w:val=""/>
      <w:lvlJc w:val="left"/>
      <w:pPr>
        <w:ind w:left="4324" w:hanging="480"/>
      </w:pPr>
      <w:rPr>
        <w:rFonts w:ascii="Wingdings" w:hAnsi="Wingdings" w:hint="default"/>
      </w:rPr>
    </w:lvl>
    <w:lvl w:ilvl="7" w:tplc="04090003" w:tentative="1">
      <w:start w:val="1"/>
      <w:numFmt w:val="bullet"/>
      <w:lvlText w:val=""/>
      <w:lvlJc w:val="left"/>
      <w:pPr>
        <w:ind w:left="4804" w:hanging="480"/>
      </w:pPr>
      <w:rPr>
        <w:rFonts w:ascii="Wingdings" w:hAnsi="Wingdings" w:hint="default"/>
      </w:rPr>
    </w:lvl>
    <w:lvl w:ilvl="8" w:tplc="04090005" w:tentative="1">
      <w:start w:val="1"/>
      <w:numFmt w:val="bullet"/>
      <w:lvlText w:val=""/>
      <w:lvlJc w:val="left"/>
      <w:pPr>
        <w:ind w:left="5284" w:hanging="480"/>
      </w:pPr>
      <w:rPr>
        <w:rFonts w:ascii="Wingdings" w:hAnsi="Wingdings" w:hint="default"/>
      </w:rPr>
    </w:lvl>
  </w:abstractNum>
  <w:num w:numId="1" w16cid:durableId="1004745003">
    <w:abstractNumId w:val="22"/>
  </w:num>
  <w:num w:numId="2" w16cid:durableId="100300680">
    <w:abstractNumId w:val="25"/>
  </w:num>
  <w:num w:numId="3" w16cid:durableId="924337401">
    <w:abstractNumId w:val="9"/>
  </w:num>
  <w:num w:numId="4" w16cid:durableId="1048989943">
    <w:abstractNumId w:val="17"/>
  </w:num>
  <w:num w:numId="5" w16cid:durableId="1151750015">
    <w:abstractNumId w:val="1"/>
  </w:num>
  <w:num w:numId="6" w16cid:durableId="54083384">
    <w:abstractNumId w:val="23"/>
  </w:num>
  <w:num w:numId="7" w16cid:durableId="1107694758">
    <w:abstractNumId w:val="18"/>
  </w:num>
  <w:num w:numId="8" w16cid:durableId="438378859">
    <w:abstractNumId w:val="7"/>
  </w:num>
  <w:num w:numId="9" w16cid:durableId="1252617254">
    <w:abstractNumId w:val="20"/>
  </w:num>
  <w:num w:numId="10" w16cid:durableId="151261719">
    <w:abstractNumId w:val="19"/>
  </w:num>
  <w:num w:numId="11" w16cid:durableId="1101148119">
    <w:abstractNumId w:val="0"/>
  </w:num>
  <w:num w:numId="12" w16cid:durableId="1175338878">
    <w:abstractNumId w:val="3"/>
  </w:num>
  <w:num w:numId="13" w16cid:durableId="400180404">
    <w:abstractNumId w:val="15"/>
  </w:num>
  <w:num w:numId="14" w16cid:durableId="1009870879">
    <w:abstractNumId w:val="10"/>
  </w:num>
  <w:num w:numId="15" w16cid:durableId="2020348018">
    <w:abstractNumId w:val="6"/>
  </w:num>
  <w:num w:numId="16" w16cid:durableId="2102558523">
    <w:abstractNumId w:val="5"/>
  </w:num>
  <w:num w:numId="17" w16cid:durableId="494686878">
    <w:abstractNumId w:val="26"/>
  </w:num>
  <w:num w:numId="18" w16cid:durableId="1362588832">
    <w:abstractNumId w:val="21"/>
  </w:num>
  <w:num w:numId="19" w16cid:durableId="1333803523">
    <w:abstractNumId w:val="12"/>
  </w:num>
  <w:num w:numId="20" w16cid:durableId="2048026199">
    <w:abstractNumId w:val="2"/>
  </w:num>
  <w:num w:numId="21" w16cid:durableId="2095661809">
    <w:abstractNumId w:val="14"/>
  </w:num>
  <w:num w:numId="22" w16cid:durableId="164134476">
    <w:abstractNumId w:val="24"/>
  </w:num>
  <w:num w:numId="23" w16cid:durableId="433941138">
    <w:abstractNumId w:val="8"/>
  </w:num>
  <w:num w:numId="24" w16cid:durableId="1551574559">
    <w:abstractNumId w:val="4"/>
  </w:num>
  <w:num w:numId="25" w16cid:durableId="778450752">
    <w:abstractNumId w:val="11"/>
  </w:num>
  <w:num w:numId="26" w16cid:durableId="2080251948">
    <w:abstractNumId w:val="16"/>
  </w:num>
  <w:num w:numId="27" w16cid:durableId="232086440">
    <w:abstractNumId w:val="27"/>
  </w:num>
  <w:num w:numId="28" w16cid:durableId="179158357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ngwei Wu 吳昌衛">
    <w15:presenceInfo w15:providerId="Windows Live" w15:userId="1b0602edf274b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trackRevisions/>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72"/>
    <w:rsid w:val="00016D21"/>
    <w:rsid w:val="00017B87"/>
    <w:rsid w:val="000773E2"/>
    <w:rsid w:val="000B6FED"/>
    <w:rsid w:val="001B2CEA"/>
    <w:rsid w:val="001C1E58"/>
    <w:rsid w:val="001E2315"/>
    <w:rsid w:val="001E4E8C"/>
    <w:rsid w:val="001F1AF8"/>
    <w:rsid w:val="002067E4"/>
    <w:rsid w:val="00213C52"/>
    <w:rsid w:val="00216049"/>
    <w:rsid w:val="00220F58"/>
    <w:rsid w:val="00223FBB"/>
    <w:rsid w:val="00243800"/>
    <w:rsid w:val="002D705B"/>
    <w:rsid w:val="002F30F8"/>
    <w:rsid w:val="00310189"/>
    <w:rsid w:val="003F3F6A"/>
    <w:rsid w:val="00430B72"/>
    <w:rsid w:val="00465E40"/>
    <w:rsid w:val="004D7B85"/>
    <w:rsid w:val="004E2494"/>
    <w:rsid w:val="00541425"/>
    <w:rsid w:val="0057278A"/>
    <w:rsid w:val="005729EA"/>
    <w:rsid w:val="005E0CC0"/>
    <w:rsid w:val="006748DE"/>
    <w:rsid w:val="006816CB"/>
    <w:rsid w:val="006855A2"/>
    <w:rsid w:val="006F526C"/>
    <w:rsid w:val="00721EAF"/>
    <w:rsid w:val="00766D3F"/>
    <w:rsid w:val="00797833"/>
    <w:rsid w:val="007B7DA9"/>
    <w:rsid w:val="00816140"/>
    <w:rsid w:val="008970E6"/>
    <w:rsid w:val="008A6845"/>
    <w:rsid w:val="008C3357"/>
    <w:rsid w:val="009A1833"/>
    <w:rsid w:val="00A01EA6"/>
    <w:rsid w:val="00AF6E1B"/>
    <w:rsid w:val="00B52792"/>
    <w:rsid w:val="00B63896"/>
    <w:rsid w:val="00BC10E0"/>
    <w:rsid w:val="00C040BA"/>
    <w:rsid w:val="00C6781F"/>
    <w:rsid w:val="00C95A71"/>
    <w:rsid w:val="00CA6740"/>
    <w:rsid w:val="00D912A3"/>
    <w:rsid w:val="00DF257D"/>
    <w:rsid w:val="00E347DB"/>
    <w:rsid w:val="00EE0446"/>
    <w:rsid w:val="00EE2DA9"/>
    <w:rsid w:val="00F2353D"/>
    <w:rsid w:val="00FD0A57"/>
    <w:rsid w:val="00FD5F30"/>
    <w:rsid w:val="00FF1B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98B0"/>
  <w15:chartTrackingRefBased/>
  <w15:docId w15:val="{71D3FD1D-7170-4397-B130-A278845B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30B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30B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30B72"/>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unhideWhenUsed/>
    <w:qFormat/>
    <w:rsid w:val="00430B72"/>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30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B72"/>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30B72"/>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B72"/>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30B72"/>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B7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30B7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30B72"/>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rsid w:val="00430B7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30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B7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3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B7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30B72"/>
    <w:rPr>
      <w:rFonts w:eastAsiaTheme="majorEastAsia" w:cstheme="majorBidi"/>
      <w:color w:val="272727" w:themeColor="text1" w:themeTint="D8"/>
    </w:rPr>
  </w:style>
  <w:style w:type="paragraph" w:styleId="Title">
    <w:name w:val="Title"/>
    <w:basedOn w:val="Normal"/>
    <w:next w:val="Normal"/>
    <w:link w:val="TitleChar"/>
    <w:uiPriority w:val="10"/>
    <w:qFormat/>
    <w:rsid w:val="00430B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B7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30B72"/>
    <w:pPr>
      <w:spacing w:before="160"/>
      <w:jc w:val="center"/>
    </w:pPr>
    <w:rPr>
      <w:i/>
      <w:iCs/>
      <w:color w:val="404040" w:themeColor="text1" w:themeTint="BF"/>
    </w:rPr>
  </w:style>
  <w:style w:type="character" w:customStyle="1" w:styleId="QuoteChar">
    <w:name w:val="Quote Char"/>
    <w:basedOn w:val="DefaultParagraphFont"/>
    <w:link w:val="Quote"/>
    <w:uiPriority w:val="29"/>
    <w:rsid w:val="00430B72"/>
    <w:rPr>
      <w:i/>
      <w:iCs/>
      <w:color w:val="404040" w:themeColor="text1" w:themeTint="BF"/>
    </w:rPr>
  </w:style>
  <w:style w:type="paragraph" w:styleId="ListParagraph">
    <w:name w:val="List Paragraph"/>
    <w:basedOn w:val="Normal"/>
    <w:uiPriority w:val="34"/>
    <w:qFormat/>
    <w:rsid w:val="00430B72"/>
    <w:pPr>
      <w:ind w:left="720"/>
      <w:contextualSpacing/>
    </w:pPr>
  </w:style>
  <w:style w:type="character" w:styleId="IntenseEmphasis">
    <w:name w:val="Intense Emphasis"/>
    <w:basedOn w:val="DefaultParagraphFont"/>
    <w:uiPriority w:val="21"/>
    <w:qFormat/>
    <w:rsid w:val="00430B72"/>
    <w:rPr>
      <w:i/>
      <w:iCs/>
      <w:color w:val="0F4761" w:themeColor="accent1" w:themeShade="BF"/>
    </w:rPr>
  </w:style>
  <w:style w:type="paragraph" w:styleId="IntenseQuote">
    <w:name w:val="Intense Quote"/>
    <w:basedOn w:val="Normal"/>
    <w:next w:val="Normal"/>
    <w:link w:val="IntenseQuoteChar"/>
    <w:uiPriority w:val="30"/>
    <w:qFormat/>
    <w:rsid w:val="00430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B72"/>
    <w:rPr>
      <w:i/>
      <w:iCs/>
      <w:color w:val="0F4761" w:themeColor="accent1" w:themeShade="BF"/>
    </w:rPr>
  </w:style>
  <w:style w:type="character" w:styleId="IntenseReference">
    <w:name w:val="Intense Reference"/>
    <w:basedOn w:val="DefaultParagraphFont"/>
    <w:uiPriority w:val="32"/>
    <w:qFormat/>
    <w:rsid w:val="00430B72"/>
    <w:rPr>
      <w:b/>
      <w:bCs/>
      <w:smallCaps/>
      <w:color w:val="0F4761" w:themeColor="accent1" w:themeShade="BF"/>
      <w:spacing w:val="5"/>
    </w:rPr>
  </w:style>
  <w:style w:type="paragraph" w:styleId="NormalWeb">
    <w:name w:val="Normal (Web)"/>
    <w:basedOn w:val="Normal"/>
    <w:uiPriority w:val="99"/>
    <w:unhideWhenUsed/>
    <w:rsid w:val="009A1833"/>
    <w:pPr>
      <w:widowControl/>
      <w:spacing w:before="100" w:beforeAutospacing="1" w:after="100" w:afterAutospacing="1" w:line="240" w:lineRule="auto"/>
    </w:pPr>
    <w:rPr>
      <w:rFonts w:ascii="PMingLiU" w:eastAsia="PMingLiU" w:hAnsi="PMingLiU" w:cs="PMingLiU"/>
      <w:kern w:val="0"/>
      <w14:ligatures w14:val="none"/>
    </w:rPr>
  </w:style>
  <w:style w:type="character" w:customStyle="1" w:styleId="katex-mathml">
    <w:name w:val="katex-mathml"/>
    <w:basedOn w:val="DefaultParagraphFont"/>
    <w:rsid w:val="008970E6"/>
  </w:style>
  <w:style w:type="character" w:customStyle="1" w:styleId="mord">
    <w:name w:val="mord"/>
    <w:basedOn w:val="DefaultParagraphFont"/>
    <w:rsid w:val="008970E6"/>
  </w:style>
  <w:style w:type="character" w:styleId="Strong">
    <w:name w:val="Strong"/>
    <w:basedOn w:val="DefaultParagraphFont"/>
    <w:uiPriority w:val="22"/>
    <w:qFormat/>
    <w:rsid w:val="005729EA"/>
    <w:rPr>
      <w:b/>
      <w:bCs/>
    </w:rPr>
  </w:style>
  <w:style w:type="character" w:customStyle="1" w:styleId="mrel">
    <w:name w:val="mrel"/>
    <w:basedOn w:val="DefaultParagraphFont"/>
    <w:rsid w:val="005729EA"/>
  </w:style>
  <w:style w:type="paragraph" w:styleId="Revision">
    <w:name w:val="Revision"/>
    <w:hidden/>
    <w:uiPriority w:val="99"/>
    <w:semiHidden/>
    <w:rsid w:val="006855A2"/>
    <w:pPr>
      <w:spacing w:after="0" w:line="240" w:lineRule="auto"/>
    </w:pPr>
  </w:style>
  <w:style w:type="character" w:styleId="CommentReference">
    <w:name w:val="annotation reference"/>
    <w:basedOn w:val="DefaultParagraphFont"/>
    <w:uiPriority w:val="99"/>
    <w:semiHidden/>
    <w:unhideWhenUsed/>
    <w:rsid w:val="006855A2"/>
    <w:rPr>
      <w:sz w:val="16"/>
      <w:szCs w:val="16"/>
    </w:rPr>
  </w:style>
  <w:style w:type="paragraph" w:styleId="CommentText">
    <w:name w:val="annotation text"/>
    <w:basedOn w:val="Normal"/>
    <w:link w:val="CommentTextChar"/>
    <w:uiPriority w:val="99"/>
    <w:semiHidden/>
    <w:unhideWhenUsed/>
    <w:rsid w:val="006855A2"/>
    <w:pPr>
      <w:spacing w:line="240" w:lineRule="auto"/>
    </w:pPr>
    <w:rPr>
      <w:sz w:val="20"/>
      <w:szCs w:val="20"/>
    </w:rPr>
  </w:style>
  <w:style w:type="character" w:customStyle="1" w:styleId="CommentTextChar">
    <w:name w:val="Comment Text Char"/>
    <w:basedOn w:val="DefaultParagraphFont"/>
    <w:link w:val="CommentText"/>
    <w:uiPriority w:val="99"/>
    <w:semiHidden/>
    <w:rsid w:val="006855A2"/>
    <w:rPr>
      <w:sz w:val="20"/>
      <w:szCs w:val="20"/>
    </w:rPr>
  </w:style>
  <w:style w:type="paragraph" w:styleId="CommentSubject">
    <w:name w:val="annotation subject"/>
    <w:basedOn w:val="CommentText"/>
    <w:next w:val="CommentText"/>
    <w:link w:val="CommentSubjectChar"/>
    <w:uiPriority w:val="99"/>
    <w:semiHidden/>
    <w:unhideWhenUsed/>
    <w:rsid w:val="006855A2"/>
    <w:rPr>
      <w:b/>
      <w:bCs/>
    </w:rPr>
  </w:style>
  <w:style w:type="character" w:customStyle="1" w:styleId="CommentSubjectChar">
    <w:name w:val="Comment Subject Char"/>
    <w:basedOn w:val="CommentTextChar"/>
    <w:link w:val="CommentSubject"/>
    <w:uiPriority w:val="99"/>
    <w:semiHidden/>
    <w:rsid w:val="006855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3528">
      <w:bodyDiv w:val="1"/>
      <w:marLeft w:val="0"/>
      <w:marRight w:val="0"/>
      <w:marTop w:val="0"/>
      <w:marBottom w:val="0"/>
      <w:divBdr>
        <w:top w:val="none" w:sz="0" w:space="0" w:color="auto"/>
        <w:left w:val="none" w:sz="0" w:space="0" w:color="auto"/>
        <w:bottom w:val="none" w:sz="0" w:space="0" w:color="auto"/>
        <w:right w:val="none" w:sz="0" w:space="0" w:color="auto"/>
      </w:divBdr>
    </w:div>
    <w:div w:id="265113284">
      <w:bodyDiv w:val="1"/>
      <w:marLeft w:val="0"/>
      <w:marRight w:val="0"/>
      <w:marTop w:val="0"/>
      <w:marBottom w:val="0"/>
      <w:divBdr>
        <w:top w:val="none" w:sz="0" w:space="0" w:color="auto"/>
        <w:left w:val="none" w:sz="0" w:space="0" w:color="auto"/>
        <w:bottom w:val="none" w:sz="0" w:space="0" w:color="auto"/>
        <w:right w:val="none" w:sz="0" w:space="0" w:color="auto"/>
      </w:divBdr>
    </w:div>
    <w:div w:id="732122389">
      <w:bodyDiv w:val="1"/>
      <w:marLeft w:val="0"/>
      <w:marRight w:val="0"/>
      <w:marTop w:val="0"/>
      <w:marBottom w:val="0"/>
      <w:divBdr>
        <w:top w:val="none" w:sz="0" w:space="0" w:color="auto"/>
        <w:left w:val="none" w:sz="0" w:space="0" w:color="auto"/>
        <w:bottom w:val="none" w:sz="0" w:space="0" w:color="auto"/>
        <w:right w:val="none" w:sz="0" w:space="0" w:color="auto"/>
      </w:divBdr>
    </w:div>
    <w:div w:id="808942534">
      <w:bodyDiv w:val="1"/>
      <w:marLeft w:val="0"/>
      <w:marRight w:val="0"/>
      <w:marTop w:val="0"/>
      <w:marBottom w:val="0"/>
      <w:divBdr>
        <w:top w:val="none" w:sz="0" w:space="0" w:color="auto"/>
        <w:left w:val="none" w:sz="0" w:space="0" w:color="auto"/>
        <w:bottom w:val="none" w:sz="0" w:space="0" w:color="auto"/>
        <w:right w:val="none" w:sz="0" w:space="0" w:color="auto"/>
      </w:divBdr>
    </w:div>
    <w:div w:id="1306736748">
      <w:bodyDiv w:val="1"/>
      <w:marLeft w:val="0"/>
      <w:marRight w:val="0"/>
      <w:marTop w:val="0"/>
      <w:marBottom w:val="0"/>
      <w:divBdr>
        <w:top w:val="none" w:sz="0" w:space="0" w:color="auto"/>
        <w:left w:val="none" w:sz="0" w:space="0" w:color="auto"/>
        <w:bottom w:val="none" w:sz="0" w:space="0" w:color="auto"/>
        <w:right w:val="none" w:sz="0" w:space="0" w:color="auto"/>
      </w:divBdr>
    </w:div>
    <w:div w:id="1386293397">
      <w:bodyDiv w:val="1"/>
      <w:marLeft w:val="0"/>
      <w:marRight w:val="0"/>
      <w:marTop w:val="0"/>
      <w:marBottom w:val="0"/>
      <w:divBdr>
        <w:top w:val="none" w:sz="0" w:space="0" w:color="auto"/>
        <w:left w:val="none" w:sz="0" w:space="0" w:color="auto"/>
        <w:bottom w:val="none" w:sz="0" w:space="0" w:color="auto"/>
        <w:right w:val="none" w:sz="0" w:space="0" w:color="auto"/>
      </w:divBdr>
    </w:div>
    <w:div w:id="1538347198">
      <w:bodyDiv w:val="1"/>
      <w:marLeft w:val="0"/>
      <w:marRight w:val="0"/>
      <w:marTop w:val="0"/>
      <w:marBottom w:val="0"/>
      <w:divBdr>
        <w:top w:val="none" w:sz="0" w:space="0" w:color="auto"/>
        <w:left w:val="none" w:sz="0" w:space="0" w:color="auto"/>
        <w:bottom w:val="none" w:sz="0" w:space="0" w:color="auto"/>
        <w:right w:val="none" w:sz="0" w:space="0" w:color="auto"/>
      </w:divBdr>
    </w:div>
    <w:div w:id="1548906530">
      <w:bodyDiv w:val="1"/>
      <w:marLeft w:val="0"/>
      <w:marRight w:val="0"/>
      <w:marTop w:val="0"/>
      <w:marBottom w:val="0"/>
      <w:divBdr>
        <w:top w:val="none" w:sz="0" w:space="0" w:color="auto"/>
        <w:left w:val="none" w:sz="0" w:space="0" w:color="auto"/>
        <w:bottom w:val="none" w:sz="0" w:space="0" w:color="auto"/>
        <w:right w:val="none" w:sz="0" w:space="0" w:color="auto"/>
      </w:divBdr>
    </w:div>
    <w:div w:id="1629510589">
      <w:bodyDiv w:val="1"/>
      <w:marLeft w:val="0"/>
      <w:marRight w:val="0"/>
      <w:marTop w:val="0"/>
      <w:marBottom w:val="0"/>
      <w:divBdr>
        <w:top w:val="none" w:sz="0" w:space="0" w:color="auto"/>
        <w:left w:val="none" w:sz="0" w:space="0" w:color="auto"/>
        <w:bottom w:val="none" w:sz="0" w:space="0" w:color="auto"/>
        <w:right w:val="none" w:sz="0" w:space="0" w:color="auto"/>
      </w:divBdr>
    </w:div>
    <w:div w:id="1685859742">
      <w:bodyDiv w:val="1"/>
      <w:marLeft w:val="0"/>
      <w:marRight w:val="0"/>
      <w:marTop w:val="0"/>
      <w:marBottom w:val="0"/>
      <w:divBdr>
        <w:top w:val="none" w:sz="0" w:space="0" w:color="auto"/>
        <w:left w:val="none" w:sz="0" w:space="0" w:color="auto"/>
        <w:bottom w:val="none" w:sz="0" w:space="0" w:color="auto"/>
        <w:right w:val="none" w:sz="0" w:space="0" w:color="auto"/>
      </w:divBdr>
    </w:div>
    <w:div w:id="1784960758">
      <w:bodyDiv w:val="1"/>
      <w:marLeft w:val="0"/>
      <w:marRight w:val="0"/>
      <w:marTop w:val="0"/>
      <w:marBottom w:val="0"/>
      <w:divBdr>
        <w:top w:val="none" w:sz="0" w:space="0" w:color="auto"/>
        <w:left w:val="none" w:sz="0" w:space="0" w:color="auto"/>
        <w:bottom w:val="none" w:sz="0" w:space="0" w:color="auto"/>
        <w:right w:val="none" w:sz="0" w:space="0" w:color="auto"/>
      </w:divBdr>
    </w:div>
    <w:div w:id="1806462424">
      <w:bodyDiv w:val="1"/>
      <w:marLeft w:val="0"/>
      <w:marRight w:val="0"/>
      <w:marTop w:val="0"/>
      <w:marBottom w:val="0"/>
      <w:divBdr>
        <w:top w:val="none" w:sz="0" w:space="0" w:color="auto"/>
        <w:left w:val="none" w:sz="0" w:space="0" w:color="auto"/>
        <w:bottom w:val="none" w:sz="0" w:space="0" w:color="auto"/>
        <w:right w:val="none" w:sz="0" w:space="0" w:color="auto"/>
      </w:divBdr>
    </w:div>
    <w:div w:id="1844660445">
      <w:bodyDiv w:val="1"/>
      <w:marLeft w:val="0"/>
      <w:marRight w:val="0"/>
      <w:marTop w:val="0"/>
      <w:marBottom w:val="0"/>
      <w:divBdr>
        <w:top w:val="none" w:sz="0" w:space="0" w:color="auto"/>
        <w:left w:val="none" w:sz="0" w:space="0" w:color="auto"/>
        <w:bottom w:val="none" w:sz="0" w:space="0" w:color="auto"/>
        <w:right w:val="none" w:sz="0" w:space="0" w:color="auto"/>
      </w:divBdr>
    </w:div>
    <w:div w:id="2134856987">
      <w:bodyDiv w:val="1"/>
      <w:marLeft w:val="0"/>
      <w:marRight w:val="0"/>
      <w:marTop w:val="0"/>
      <w:marBottom w:val="0"/>
      <w:divBdr>
        <w:top w:val="none" w:sz="0" w:space="0" w:color="auto"/>
        <w:left w:val="none" w:sz="0" w:space="0" w:color="auto"/>
        <w:bottom w:val="none" w:sz="0" w:space="0" w:color="auto"/>
        <w:right w:val="none" w:sz="0" w:space="0" w:color="auto"/>
      </w:divBdr>
      <w:divsChild>
        <w:div w:id="1260219504">
          <w:marLeft w:val="0"/>
          <w:marRight w:val="0"/>
          <w:marTop w:val="0"/>
          <w:marBottom w:val="0"/>
          <w:divBdr>
            <w:top w:val="none" w:sz="0" w:space="0" w:color="auto"/>
            <w:left w:val="none" w:sz="0" w:space="0" w:color="auto"/>
            <w:bottom w:val="none" w:sz="0" w:space="0" w:color="auto"/>
            <w:right w:val="none" w:sz="0" w:space="0" w:color="auto"/>
          </w:divBdr>
          <w:divsChild>
            <w:div w:id="1376270642">
              <w:marLeft w:val="0"/>
              <w:marRight w:val="0"/>
              <w:marTop w:val="0"/>
              <w:marBottom w:val="0"/>
              <w:divBdr>
                <w:top w:val="none" w:sz="0" w:space="0" w:color="auto"/>
                <w:left w:val="none" w:sz="0" w:space="0" w:color="auto"/>
                <w:bottom w:val="none" w:sz="0" w:space="0" w:color="auto"/>
                <w:right w:val="none" w:sz="0" w:space="0" w:color="auto"/>
              </w:divBdr>
              <w:divsChild>
                <w:div w:id="166021564">
                  <w:marLeft w:val="0"/>
                  <w:marRight w:val="0"/>
                  <w:marTop w:val="0"/>
                  <w:marBottom w:val="0"/>
                  <w:divBdr>
                    <w:top w:val="none" w:sz="0" w:space="0" w:color="auto"/>
                    <w:left w:val="none" w:sz="0" w:space="0" w:color="auto"/>
                    <w:bottom w:val="none" w:sz="0" w:space="0" w:color="auto"/>
                    <w:right w:val="none" w:sz="0" w:space="0" w:color="auto"/>
                  </w:divBdr>
                  <w:divsChild>
                    <w:div w:id="141433331">
                      <w:marLeft w:val="0"/>
                      <w:marRight w:val="0"/>
                      <w:marTop w:val="0"/>
                      <w:marBottom w:val="0"/>
                      <w:divBdr>
                        <w:top w:val="none" w:sz="0" w:space="0" w:color="auto"/>
                        <w:left w:val="none" w:sz="0" w:space="0" w:color="auto"/>
                        <w:bottom w:val="none" w:sz="0" w:space="0" w:color="auto"/>
                        <w:right w:val="none" w:sz="0" w:space="0" w:color="auto"/>
                      </w:divBdr>
                      <w:divsChild>
                        <w:div w:id="616176428">
                          <w:marLeft w:val="0"/>
                          <w:marRight w:val="0"/>
                          <w:marTop w:val="0"/>
                          <w:marBottom w:val="0"/>
                          <w:divBdr>
                            <w:top w:val="none" w:sz="0" w:space="0" w:color="auto"/>
                            <w:left w:val="none" w:sz="0" w:space="0" w:color="auto"/>
                            <w:bottom w:val="none" w:sz="0" w:space="0" w:color="auto"/>
                            <w:right w:val="none" w:sz="0" w:space="0" w:color="auto"/>
                          </w:divBdr>
                          <w:divsChild>
                            <w:div w:id="1046760931">
                              <w:marLeft w:val="0"/>
                              <w:marRight w:val="0"/>
                              <w:marTop w:val="0"/>
                              <w:marBottom w:val="0"/>
                              <w:divBdr>
                                <w:top w:val="none" w:sz="0" w:space="0" w:color="auto"/>
                                <w:left w:val="none" w:sz="0" w:space="0" w:color="auto"/>
                                <w:bottom w:val="none" w:sz="0" w:space="0" w:color="auto"/>
                                <w:right w:val="none" w:sz="0" w:space="0" w:color="auto"/>
                              </w:divBdr>
                              <w:divsChild>
                                <w:div w:id="1285582180">
                                  <w:marLeft w:val="0"/>
                                  <w:marRight w:val="0"/>
                                  <w:marTop w:val="0"/>
                                  <w:marBottom w:val="0"/>
                                  <w:divBdr>
                                    <w:top w:val="none" w:sz="0" w:space="0" w:color="auto"/>
                                    <w:left w:val="none" w:sz="0" w:space="0" w:color="auto"/>
                                    <w:bottom w:val="none" w:sz="0" w:space="0" w:color="auto"/>
                                    <w:right w:val="none" w:sz="0" w:space="0" w:color="auto"/>
                                  </w:divBdr>
                                  <w:divsChild>
                                    <w:div w:id="340620812">
                                      <w:marLeft w:val="0"/>
                                      <w:marRight w:val="0"/>
                                      <w:marTop w:val="0"/>
                                      <w:marBottom w:val="0"/>
                                      <w:divBdr>
                                        <w:top w:val="none" w:sz="0" w:space="0" w:color="auto"/>
                                        <w:left w:val="none" w:sz="0" w:space="0" w:color="auto"/>
                                        <w:bottom w:val="none" w:sz="0" w:space="0" w:color="auto"/>
                                        <w:right w:val="none" w:sz="0" w:space="0" w:color="auto"/>
                                      </w:divBdr>
                                      <w:divsChild>
                                        <w:div w:id="1186872398">
                                          <w:marLeft w:val="0"/>
                                          <w:marRight w:val="0"/>
                                          <w:marTop w:val="0"/>
                                          <w:marBottom w:val="0"/>
                                          <w:divBdr>
                                            <w:top w:val="none" w:sz="0" w:space="0" w:color="auto"/>
                                            <w:left w:val="none" w:sz="0" w:space="0" w:color="auto"/>
                                            <w:bottom w:val="none" w:sz="0" w:space="0" w:color="auto"/>
                                            <w:right w:val="none" w:sz="0" w:space="0" w:color="auto"/>
                                          </w:divBdr>
                                          <w:divsChild>
                                            <w:div w:id="1073165304">
                                              <w:marLeft w:val="0"/>
                                              <w:marRight w:val="0"/>
                                              <w:marTop w:val="0"/>
                                              <w:marBottom w:val="0"/>
                                              <w:divBdr>
                                                <w:top w:val="none" w:sz="0" w:space="0" w:color="auto"/>
                                                <w:left w:val="none" w:sz="0" w:space="0" w:color="auto"/>
                                                <w:bottom w:val="none" w:sz="0" w:space="0" w:color="auto"/>
                                                <w:right w:val="none" w:sz="0" w:space="0" w:color="auto"/>
                                              </w:divBdr>
                                              <w:divsChild>
                                                <w:div w:id="1492209990">
                                                  <w:marLeft w:val="0"/>
                                                  <w:marRight w:val="0"/>
                                                  <w:marTop w:val="0"/>
                                                  <w:marBottom w:val="0"/>
                                                  <w:divBdr>
                                                    <w:top w:val="none" w:sz="0" w:space="0" w:color="auto"/>
                                                    <w:left w:val="none" w:sz="0" w:space="0" w:color="auto"/>
                                                    <w:bottom w:val="none" w:sz="0" w:space="0" w:color="auto"/>
                                                    <w:right w:val="none" w:sz="0" w:space="0" w:color="auto"/>
                                                  </w:divBdr>
                                                  <w:divsChild>
                                                    <w:div w:id="1127547946">
                                                      <w:marLeft w:val="0"/>
                                                      <w:marRight w:val="0"/>
                                                      <w:marTop w:val="0"/>
                                                      <w:marBottom w:val="0"/>
                                                      <w:divBdr>
                                                        <w:top w:val="none" w:sz="0" w:space="0" w:color="auto"/>
                                                        <w:left w:val="none" w:sz="0" w:space="0" w:color="auto"/>
                                                        <w:bottom w:val="none" w:sz="0" w:space="0" w:color="auto"/>
                                                        <w:right w:val="none" w:sz="0" w:space="0" w:color="auto"/>
                                                      </w:divBdr>
                                                      <w:divsChild>
                                                        <w:div w:id="305859653">
                                                          <w:marLeft w:val="0"/>
                                                          <w:marRight w:val="0"/>
                                                          <w:marTop w:val="0"/>
                                                          <w:marBottom w:val="0"/>
                                                          <w:divBdr>
                                                            <w:top w:val="none" w:sz="0" w:space="0" w:color="auto"/>
                                                            <w:left w:val="none" w:sz="0" w:space="0" w:color="auto"/>
                                                            <w:bottom w:val="none" w:sz="0" w:space="0" w:color="auto"/>
                                                            <w:right w:val="none" w:sz="0" w:space="0" w:color="auto"/>
                                                          </w:divBdr>
                                                          <w:divsChild>
                                                            <w:div w:id="11354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882">
                                                  <w:marLeft w:val="0"/>
                                                  <w:marRight w:val="0"/>
                                                  <w:marTop w:val="0"/>
                                                  <w:marBottom w:val="0"/>
                                                  <w:divBdr>
                                                    <w:top w:val="none" w:sz="0" w:space="0" w:color="auto"/>
                                                    <w:left w:val="none" w:sz="0" w:space="0" w:color="auto"/>
                                                    <w:bottom w:val="none" w:sz="0" w:space="0" w:color="auto"/>
                                                    <w:right w:val="none" w:sz="0" w:space="0" w:color="auto"/>
                                                  </w:divBdr>
                                                  <w:divsChild>
                                                    <w:div w:id="1720086587">
                                                      <w:marLeft w:val="0"/>
                                                      <w:marRight w:val="0"/>
                                                      <w:marTop w:val="0"/>
                                                      <w:marBottom w:val="0"/>
                                                      <w:divBdr>
                                                        <w:top w:val="none" w:sz="0" w:space="0" w:color="auto"/>
                                                        <w:left w:val="none" w:sz="0" w:space="0" w:color="auto"/>
                                                        <w:bottom w:val="none" w:sz="0" w:space="0" w:color="auto"/>
                                                        <w:right w:val="none" w:sz="0" w:space="0" w:color="auto"/>
                                                      </w:divBdr>
                                                      <w:divsChild>
                                                        <w:div w:id="1305770202">
                                                          <w:marLeft w:val="0"/>
                                                          <w:marRight w:val="0"/>
                                                          <w:marTop w:val="0"/>
                                                          <w:marBottom w:val="0"/>
                                                          <w:divBdr>
                                                            <w:top w:val="none" w:sz="0" w:space="0" w:color="auto"/>
                                                            <w:left w:val="none" w:sz="0" w:space="0" w:color="auto"/>
                                                            <w:bottom w:val="none" w:sz="0" w:space="0" w:color="auto"/>
                                                            <w:right w:val="none" w:sz="0" w:space="0" w:color="auto"/>
                                                          </w:divBdr>
                                                          <w:divsChild>
                                                            <w:div w:id="1667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068662">
                              <w:marLeft w:val="0"/>
                              <w:marRight w:val="0"/>
                              <w:marTop w:val="0"/>
                              <w:marBottom w:val="0"/>
                              <w:divBdr>
                                <w:top w:val="none" w:sz="0" w:space="0" w:color="auto"/>
                                <w:left w:val="none" w:sz="0" w:space="0" w:color="auto"/>
                                <w:bottom w:val="none" w:sz="0" w:space="0" w:color="auto"/>
                                <w:right w:val="none" w:sz="0" w:space="0" w:color="auto"/>
                              </w:divBdr>
                              <w:divsChild>
                                <w:div w:id="1509517060">
                                  <w:marLeft w:val="0"/>
                                  <w:marRight w:val="0"/>
                                  <w:marTop w:val="0"/>
                                  <w:marBottom w:val="0"/>
                                  <w:divBdr>
                                    <w:top w:val="none" w:sz="0" w:space="0" w:color="auto"/>
                                    <w:left w:val="none" w:sz="0" w:space="0" w:color="auto"/>
                                    <w:bottom w:val="none" w:sz="0" w:space="0" w:color="auto"/>
                                    <w:right w:val="none" w:sz="0" w:space="0" w:color="auto"/>
                                  </w:divBdr>
                                  <w:divsChild>
                                    <w:div w:id="227305949">
                                      <w:marLeft w:val="0"/>
                                      <w:marRight w:val="0"/>
                                      <w:marTop w:val="0"/>
                                      <w:marBottom w:val="0"/>
                                      <w:divBdr>
                                        <w:top w:val="none" w:sz="0" w:space="0" w:color="auto"/>
                                        <w:left w:val="none" w:sz="0" w:space="0" w:color="auto"/>
                                        <w:bottom w:val="none" w:sz="0" w:space="0" w:color="auto"/>
                                        <w:right w:val="none" w:sz="0" w:space="0" w:color="auto"/>
                                      </w:divBdr>
                                      <w:divsChild>
                                        <w:div w:id="14233824">
                                          <w:marLeft w:val="0"/>
                                          <w:marRight w:val="0"/>
                                          <w:marTop w:val="0"/>
                                          <w:marBottom w:val="0"/>
                                          <w:divBdr>
                                            <w:top w:val="none" w:sz="0" w:space="0" w:color="auto"/>
                                            <w:left w:val="none" w:sz="0" w:space="0" w:color="auto"/>
                                            <w:bottom w:val="none" w:sz="0" w:space="0" w:color="auto"/>
                                            <w:right w:val="none" w:sz="0" w:space="0" w:color="auto"/>
                                          </w:divBdr>
                                          <w:divsChild>
                                            <w:div w:id="1612468330">
                                              <w:marLeft w:val="0"/>
                                              <w:marRight w:val="0"/>
                                              <w:marTop w:val="0"/>
                                              <w:marBottom w:val="0"/>
                                              <w:divBdr>
                                                <w:top w:val="none" w:sz="0" w:space="0" w:color="auto"/>
                                                <w:left w:val="none" w:sz="0" w:space="0" w:color="auto"/>
                                                <w:bottom w:val="none" w:sz="0" w:space="0" w:color="auto"/>
                                                <w:right w:val="none" w:sz="0" w:space="0" w:color="auto"/>
                                              </w:divBdr>
                                              <w:divsChild>
                                                <w:div w:id="864639455">
                                                  <w:marLeft w:val="0"/>
                                                  <w:marRight w:val="0"/>
                                                  <w:marTop w:val="0"/>
                                                  <w:marBottom w:val="0"/>
                                                  <w:divBdr>
                                                    <w:top w:val="none" w:sz="0" w:space="0" w:color="auto"/>
                                                    <w:left w:val="none" w:sz="0" w:space="0" w:color="auto"/>
                                                    <w:bottom w:val="none" w:sz="0" w:space="0" w:color="auto"/>
                                                    <w:right w:val="none" w:sz="0" w:space="0" w:color="auto"/>
                                                  </w:divBdr>
                                                  <w:divsChild>
                                                    <w:div w:id="173156880">
                                                      <w:marLeft w:val="0"/>
                                                      <w:marRight w:val="0"/>
                                                      <w:marTop w:val="0"/>
                                                      <w:marBottom w:val="0"/>
                                                      <w:divBdr>
                                                        <w:top w:val="none" w:sz="0" w:space="0" w:color="auto"/>
                                                        <w:left w:val="none" w:sz="0" w:space="0" w:color="auto"/>
                                                        <w:bottom w:val="none" w:sz="0" w:space="0" w:color="auto"/>
                                                        <w:right w:val="none" w:sz="0" w:space="0" w:color="auto"/>
                                                      </w:divBdr>
                                                      <w:divsChild>
                                                        <w:div w:id="966936938">
                                                          <w:marLeft w:val="0"/>
                                                          <w:marRight w:val="0"/>
                                                          <w:marTop w:val="0"/>
                                                          <w:marBottom w:val="0"/>
                                                          <w:divBdr>
                                                            <w:top w:val="none" w:sz="0" w:space="0" w:color="auto"/>
                                                            <w:left w:val="none" w:sz="0" w:space="0" w:color="auto"/>
                                                            <w:bottom w:val="none" w:sz="0" w:space="0" w:color="auto"/>
                                                            <w:right w:val="none" w:sz="0" w:space="0" w:color="auto"/>
                                                          </w:divBdr>
                                                          <w:divsChild>
                                                            <w:div w:id="6756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508406">
                              <w:marLeft w:val="0"/>
                              <w:marRight w:val="0"/>
                              <w:marTop w:val="0"/>
                              <w:marBottom w:val="0"/>
                              <w:divBdr>
                                <w:top w:val="none" w:sz="0" w:space="0" w:color="auto"/>
                                <w:left w:val="none" w:sz="0" w:space="0" w:color="auto"/>
                                <w:bottom w:val="none" w:sz="0" w:space="0" w:color="auto"/>
                                <w:right w:val="none" w:sz="0" w:space="0" w:color="auto"/>
                              </w:divBdr>
                              <w:divsChild>
                                <w:div w:id="164128991">
                                  <w:marLeft w:val="0"/>
                                  <w:marRight w:val="0"/>
                                  <w:marTop w:val="0"/>
                                  <w:marBottom w:val="0"/>
                                  <w:divBdr>
                                    <w:top w:val="none" w:sz="0" w:space="0" w:color="auto"/>
                                    <w:left w:val="none" w:sz="0" w:space="0" w:color="auto"/>
                                    <w:bottom w:val="none" w:sz="0" w:space="0" w:color="auto"/>
                                    <w:right w:val="none" w:sz="0" w:space="0" w:color="auto"/>
                                  </w:divBdr>
                                  <w:divsChild>
                                    <w:div w:id="1823503081">
                                      <w:marLeft w:val="0"/>
                                      <w:marRight w:val="0"/>
                                      <w:marTop w:val="0"/>
                                      <w:marBottom w:val="0"/>
                                      <w:divBdr>
                                        <w:top w:val="none" w:sz="0" w:space="0" w:color="auto"/>
                                        <w:left w:val="none" w:sz="0" w:space="0" w:color="auto"/>
                                        <w:bottom w:val="none" w:sz="0" w:space="0" w:color="auto"/>
                                        <w:right w:val="none" w:sz="0" w:space="0" w:color="auto"/>
                                      </w:divBdr>
                                      <w:divsChild>
                                        <w:div w:id="550462407">
                                          <w:marLeft w:val="0"/>
                                          <w:marRight w:val="0"/>
                                          <w:marTop w:val="0"/>
                                          <w:marBottom w:val="0"/>
                                          <w:divBdr>
                                            <w:top w:val="none" w:sz="0" w:space="0" w:color="auto"/>
                                            <w:left w:val="none" w:sz="0" w:space="0" w:color="auto"/>
                                            <w:bottom w:val="none" w:sz="0" w:space="0" w:color="auto"/>
                                            <w:right w:val="none" w:sz="0" w:space="0" w:color="auto"/>
                                          </w:divBdr>
                                          <w:divsChild>
                                            <w:div w:id="820315357">
                                              <w:marLeft w:val="0"/>
                                              <w:marRight w:val="0"/>
                                              <w:marTop w:val="0"/>
                                              <w:marBottom w:val="0"/>
                                              <w:divBdr>
                                                <w:top w:val="none" w:sz="0" w:space="0" w:color="auto"/>
                                                <w:left w:val="none" w:sz="0" w:space="0" w:color="auto"/>
                                                <w:bottom w:val="none" w:sz="0" w:space="0" w:color="auto"/>
                                                <w:right w:val="none" w:sz="0" w:space="0" w:color="auto"/>
                                              </w:divBdr>
                                              <w:divsChild>
                                                <w:div w:id="338313262">
                                                  <w:marLeft w:val="0"/>
                                                  <w:marRight w:val="0"/>
                                                  <w:marTop w:val="0"/>
                                                  <w:marBottom w:val="0"/>
                                                  <w:divBdr>
                                                    <w:top w:val="none" w:sz="0" w:space="0" w:color="auto"/>
                                                    <w:left w:val="none" w:sz="0" w:space="0" w:color="auto"/>
                                                    <w:bottom w:val="none" w:sz="0" w:space="0" w:color="auto"/>
                                                    <w:right w:val="none" w:sz="0" w:space="0" w:color="auto"/>
                                                  </w:divBdr>
                                                  <w:divsChild>
                                                    <w:div w:id="588081033">
                                                      <w:marLeft w:val="0"/>
                                                      <w:marRight w:val="0"/>
                                                      <w:marTop w:val="0"/>
                                                      <w:marBottom w:val="0"/>
                                                      <w:divBdr>
                                                        <w:top w:val="none" w:sz="0" w:space="0" w:color="auto"/>
                                                        <w:left w:val="none" w:sz="0" w:space="0" w:color="auto"/>
                                                        <w:bottom w:val="none" w:sz="0" w:space="0" w:color="auto"/>
                                                        <w:right w:val="none" w:sz="0" w:space="0" w:color="auto"/>
                                                      </w:divBdr>
                                                      <w:divsChild>
                                                        <w:div w:id="19799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27143">
                                          <w:marLeft w:val="0"/>
                                          <w:marRight w:val="0"/>
                                          <w:marTop w:val="0"/>
                                          <w:marBottom w:val="0"/>
                                          <w:divBdr>
                                            <w:top w:val="none" w:sz="0" w:space="0" w:color="auto"/>
                                            <w:left w:val="none" w:sz="0" w:space="0" w:color="auto"/>
                                            <w:bottom w:val="none" w:sz="0" w:space="0" w:color="auto"/>
                                            <w:right w:val="none" w:sz="0" w:space="0" w:color="auto"/>
                                          </w:divBdr>
                                          <w:divsChild>
                                            <w:div w:id="1569270887">
                                              <w:marLeft w:val="0"/>
                                              <w:marRight w:val="0"/>
                                              <w:marTop w:val="0"/>
                                              <w:marBottom w:val="0"/>
                                              <w:divBdr>
                                                <w:top w:val="none" w:sz="0" w:space="0" w:color="auto"/>
                                                <w:left w:val="none" w:sz="0" w:space="0" w:color="auto"/>
                                                <w:bottom w:val="none" w:sz="0" w:space="0" w:color="auto"/>
                                                <w:right w:val="none" w:sz="0" w:space="0" w:color="auto"/>
                                              </w:divBdr>
                                              <w:divsChild>
                                                <w:div w:id="1350376580">
                                                  <w:marLeft w:val="0"/>
                                                  <w:marRight w:val="0"/>
                                                  <w:marTop w:val="0"/>
                                                  <w:marBottom w:val="0"/>
                                                  <w:divBdr>
                                                    <w:top w:val="none" w:sz="0" w:space="0" w:color="auto"/>
                                                    <w:left w:val="none" w:sz="0" w:space="0" w:color="auto"/>
                                                    <w:bottom w:val="none" w:sz="0" w:space="0" w:color="auto"/>
                                                    <w:right w:val="none" w:sz="0" w:space="0" w:color="auto"/>
                                                  </w:divBdr>
                                                  <w:divsChild>
                                                    <w:div w:id="531771140">
                                                      <w:marLeft w:val="0"/>
                                                      <w:marRight w:val="0"/>
                                                      <w:marTop w:val="0"/>
                                                      <w:marBottom w:val="0"/>
                                                      <w:divBdr>
                                                        <w:top w:val="none" w:sz="0" w:space="0" w:color="auto"/>
                                                        <w:left w:val="none" w:sz="0" w:space="0" w:color="auto"/>
                                                        <w:bottom w:val="none" w:sz="0" w:space="0" w:color="auto"/>
                                                        <w:right w:val="none" w:sz="0" w:space="0" w:color="auto"/>
                                                      </w:divBdr>
                                                      <w:divsChild>
                                                        <w:div w:id="1930120495">
                                                          <w:marLeft w:val="0"/>
                                                          <w:marRight w:val="0"/>
                                                          <w:marTop w:val="0"/>
                                                          <w:marBottom w:val="0"/>
                                                          <w:divBdr>
                                                            <w:top w:val="none" w:sz="0" w:space="0" w:color="auto"/>
                                                            <w:left w:val="none" w:sz="0" w:space="0" w:color="auto"/>
                                                            <w:bottom w:val="none" w:sz="0" w:space="0" w:color="auto"/>
                                                            <w:right w:val="none" w:sz="0" w:space="0" w:color="auto"/>
                                                          </w:divBdr>
                                                          <w:divsChild>
                                                            <w:div w:id="13610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68461">
                                                  <w:marLeft w:val="0"/>
                                                  <w:marRight w:val="0"/>
                                                  <w:marTop w:val="0"/>
                                                  <w:marBottom w:val="0"/>
                                                  <w:divBdr>
                                                    <w:top w:val="none" w:sz="0" w:space="0" w:color="auto"/>
                                                    <w:left w:val="none" w:sz="0" w:space="0" w:color="auto"/>
                                                    <w:bottom w:val="none" w:sz="0" w:space="0" w:color="auto"/>
                                                    <w:right w:val="none" w:sz="0" w:space="0" w:color="auto"/>
                                                  </w:divBdr>
                                                  <w:divsChild>
                                                    <w:div w:id="427696656">
                                                      <w:marLeft w:val="0"/>
                                                      <w:marRight w:val="0"/>
                                                      <w:marTop w:val="0"/>
                                                      <w:marBottom w:val="0"/>
                                                      <w:divBdr>
                                                        <w:top w:val="none" w:sz="0" w:space="0" w:color="auto"/>
                                                        <w:left w:val="none" w:sz="0" w:space="0" w:color="auto"/>
                                                        <w:bottom w:val="none" w:sz="0" w:space="0" w:color="auto"/>
                                                        <w:right w:val="none" w:sz="0" w:space="0" w:color="auto"/>
                                                      </w:divBdr>
                                                      <w:divsChild>
                                                        <w:div w:id="2049142162">
                                                          <w:marLeft w:val="0"/>
                                                          <w:marRight w:val="0"/>
                                                          <w:marTop w:val="0"/>
                                                          <w:marBottom w:val="0"/>
                                                          <w:divBdr>
                                                            <w:top w:val="none" w:sz="0" w:space="0" w:color="auto"/>
                                                            <w:left w:val="none" w:sz="0" w:space="0" w:color="auto"/>
                                                            <w:bottom w:val="none" w:sz="0" w:space="0" w:color="auto"/>
                                                            <w:right w:val="none" w:sz="0" w:space="0" w:color="auto"/>
                                                          </w:divBdr>
                                                          <w:divsChild>
                                                            <w:div w:id="20077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575416">
          <w:marLeft w:val="0"/>
          <w:marRight w:val="0"/>
          <w:marTop w:val="0"/>
          <w:marBottom w:val="0"/>
          <w:divBdr>
            <w:top w:val="none" w:sz="0" w:space="0" w:color="auto"/>
            <w:left w:val="none" w:sz="0" w:space="0" w:color="auto"/>
            <w:bottom w:val="none" w:sz="0" w:space="0" w:color="auto"/>
            <w:right w:val="none" w:sz="0" w:space="0" w:color="auto"/>
          </w:divBdr>
          <w:divsChild>
            <w:div w:id="1400058968">
              <w:marLeft w:val="0"/>
              <w:marRight w:val="0"/>
              <w:marTop w:val="0"/>
              <w:marBottom w:val="0"/>
              <w:divBdr>
                <w:top w:val="none" w:sz="0" w:space="0" w:color="auto"/>
                <w:left w:val="none" w:sz="0" w:space="0" w:color="auto"/>
                <w:bottom w:val="none" w:sz="0" w:space="0" w:color="auto"/>
                <w:right w:val="none" w:sz="0" w:space="0" w:color="auto"/>
              </w:divBdr>
              <w:divsChild>
                <w:div w:id="7418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DD5BC-999D-41C1-9902-FA2C33974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2018</TotalTime>
  <Pages>6</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李昀昇</dc:creator>
  <cp:keywords/>
  <dc:description/>
  <cp:lastModifiedBy>Changwei Wu 吳昌衛</cp:lastModifiedBy>
  <cp:revision>32</cp:revision>
  <dcterms:created xsi:type="dcterms:W3CDTF">2024-06-02T07:07:00Z</dcterms:created>
  <dcterms:modified xsi:type="dcterms:W3CDTF">2024-06-16T07:58:00Z</dcterms:modified>
</cp:coreProperties>
</file>